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653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r w:rsidRPr="000B34B1">
        <w:rPr>
          <w:b/>
          <w:sz w:val="32"/>
          <w:szCs w:val="32"/>
        </w:rPr>
        <w:t>ĐẠI HỌC QUỐC GIA TP HỒ CHÍ MINH</w:t>
      </w:r>
    </w:p>
    <w:p w:rsidR="0042418C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r w:rsidRPr="000B34B1">
        <w:rPr>
          <w:b/>
          <w:sz w:val="32"/>
          <w:szCs w:val="32"/>
        </w:rPr>
        <w:t>TRƯỜNG ĐẠI HỌC BÁCH KHOA</w:t>
      </w:r>
    </w:p>
    <w:p w:rsidR="0042418C" w:rsidRPr="000B34B1" w:rsidRDefault="0042418C" w:rsidP="00132AD9">
      <w:pPr>
        <w:spacing w:after="0"/>
        <w:ind w:firstLine="0"/>
        <w:jc w:val="center"/>
        <w:rPr>
          <w:rFonts w:ascii="LM Roman 8" w:hAnsi="LM Roman 8"/>
          <w:sz w:val="24"/>
          <w:szCs w:val="32"/>
        </w:rPr>
      </w:pPr>
      <w:r w:rsidRPr="000B34B1">
        <w:rPr>
          <w:rFonts w:ascii="LM Roman 8" w:hAnsi="LM Roman 8"/>
          <w:sz w:val="32"/>
          <w:szCs w:val="32"/>
        </w:rPr>
        <w:t>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H</w:t>
      </w:r>
      <w:r w:rsidRPr="000B34B1">
        <w:rPr>
          <w:rFonts w:ascii="LM Roman 8" w:hAnsi="LM Roman 8"/>
          <w:sz w:val="24"/>
          <w:szCs w:val="32"/>
        </w:rPr>
        <w:t>ỌC</w:t>
      </w:r>
      <w:r w:rsidRPr="000B34B1">
        <w:rPr>
          <w:rFonts w:ascii="LM Roman 8" w:hAnsi="LM Roman 8"/>
          <w:sz w:val="32"/>
          <w:szCs w:val="32"/>
        </w:rPr>
        <w:t xml:space="preserve"> </w:t>
      </w:r>
      <w:r w:rsidRPr="000B34B1">
        <w:rPr>
          <w:rFonts w:ascii="LM Roman 8" w:hAnsi="LM Roman 8"/>
          <w:sz w:val="24"/>
          <w:szCs w:val="32"/>
        </w:rPr>
        <w:t>VÀ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Ĩ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HUẬT</w:t>
      </w:r>
      <w:r w:rsidRPr="000B34B1">
        <w:rPr>
          <w:rFonts w:ascii="LM Roman 8" w:hAnsi="LM Roman 8"/>
          <w:sz w:val="32"/>
          <w:szCs w:val="32"/>
        </w:rPr>
        <w:t xml:space="preserve"> M</w:t>
      </w:r>
      <w:r w:rsidRPr="000B34B1">
        <w:rPr>
          <w:rFonts w:ascii="LM Roman 8" w:hAnsi="LM Roman 8"/>
          <w:sz w:val="24"/>
          <w:szCs w:val="32"/>
        </w:rPr>
        <w:t>ÁY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ÍNH</w:t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7DF05CC3" wp14:editId="09238ECB">
            <wp:extent cx="1438275" cy="18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Title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3429AF3B" wp14:editId="3E3427BA">
            <wp:extent cx="168275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hcmut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03" cy="17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Default="00F93AD1" w:rsidP="00132AD9">
      <w:pPr>
        <w:spacing w:after="0"/>
        <w:ind w:firstLine="0"/>
        <w:rPr>
          <w:sz w:val="26"/>
        </w:rPr>
      </w:pPr>
    </w:p>
    <w:p w:rsidR="00347E77" w:rsidRPr="00AA5358" w:rsidRDefault="00347E77" w:rsidP="00132AD9">
      <w:pPr>
        <w:spacing w:after="0"/>
        <w:ind w:firstLine="0"/>
        <w:rPr>
          <w:sz w:val="26"/>
        </w:rPr>
      </w:pPr>
    </w:p>
    <w:sdt>
      <w:sdtPr>
        <w:rPr>
          <w:rFonts w:ascii="LM Roman 12" w:hAnsi="LM Roman 12"/>
          <w:b/>
          <w:sz w:val="24"/>
          <w:szCs w:val="24"/>
        </w:rPr>
        <w:alias w:val="Subject"/>
        <w:tag w:val=""/>
        <w:id w:val="-2065329136"/>
        <w:placeholder>
          <w:docPart w:val="2B38C3AFAA5943F59EE4AC31F45F60B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347E77" w:rsidRPr="003B1F75" w:rsidRDefault="006B730B" w:rsidP="00132AD9">
          <w:pPr>
            <w:spacing w:line="360" w:lineRule="auto"/>
            <w:ind w:firstLine="0"/>
            <w:jc w:val="left"/>
            <w:rPr>
              <w:rFonts w:ascii="LM Roman 12" w:hAnsi="LM Roman 12"/>
              <w:sz w:val="24"/>
              <w:szCs w:val="24"/>
            </w:rPr>
          </w:pPr>
          <w:r>
            <w:rPr>
              <w:rFonts w:ascii="LM Roman 12" w:hAnsi="LM Roman 12"/>
              <w:b/>
              <w:sz w:val="24"/>
              <w:szCs w:val="24"/>
            </w:rPr>
            <w:t>SUBJECT</w:t>
          </w:r>
        </w:p>
      </w:sdtContent>
    </w:sdt>
    <w:p w:rsidR="008B45C9" w:rsidRPr="00AA5358" w:rsidRDefault="00832352" w:rsidP="00132AD9">
      <w:pPr>
        <w:pBdr>
          <w:top w:val="single" w:sz="12" w:space="12" w:color="auto"/>
          <w:bottom w:val="single" w:sz="12" w:space="12" w:color="auto"/>
        </w:pBdr>
        <w:ind w:firstLine="0"/>
        <w:jc w:val="center"/>
        <w:rPr>
          <w:sz w:val="56"/>
        </w:rPr>
      </w:pPr>
      <w:sdt>
        <w:sdtPr>
          <w:rPr>
            <w:sz w:val="50"/>
          </w:rPr>
          <w:alias w:val="Title"/>
          <w:tag w:val=""/>
          <w:id w:val="-515928051"/>
          <w:placeholder>
            <w:docPart w:val="6BA32821C1F14B06AE5B9C1399DF942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B730B">
            <w:rPr>
              <w:sz w:val="50"/>
            </w:rPr>
            <w:t>Title</w:t>
          </w:r>
        </w:sdtContent>
      </w:sdt>
    </w:p>
    <w:p w:rsidR="006C2252" w:rsidRDefault="006C2252" w:rsidP="00132AD9">
      <w:pPr>
        <w:spacing w:after="0"/>
        <w:ind w:firstLine="0"/>
        <w:rPr>
          <w:sz w:val="26"/>
        </w:rPr>
      </w:pPr>
    </w:p>
    <w:p w:rsidR="00FF4006" w:rsidRDefault="00FF4006" w:rsidP="00132AD9">
      <w:pPr>
        <w:spacing w:after="0"/>
        <w:ind w:firstLine="0"/>
        <w:rPr>
          <w:sz w:val="26"/>
        </w:rPr>
      </w:pPr>
    </w:p>
    <w:tbl>
      <w:tblPr>
        <w:tblStyle w:val="TableGrid"/>
        <w:tblW w:w="9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5"/>
        <w:gridCol w:w="3960"/>
      </w:tblGrid>
      <w:tr w:rsidR="003B1F75" w:rsidRPr="00AA5358" w:rsidTr="000300C7">
        <w:tc>
          <w:tcPr>
            <w:tcW w:w="5305" w:type="dxa"/>
          </w:tcPr>
          <w:p w:rsidR="003B1F75" w:rsidRPr="003B0F53" w:rsidRDefault="003B1F75" w:rsidP="00132AD9">
            <w:pPr>
              <w:spacing w:line="360" w:lineRule="auto"/>
              <w:ind w:firstLine="0"/>
              <w:rPr>
                <w:b/>
              </w:rPr>
            </w:pPr>
            <w:r w:rsidRPr="003B0F53">
              <w:rPr>
                <w:b/>
              </w:rPr>
              <w:t>Giáo viên hướng dẫn:</w:t>
            </w:r>
          </w:p>
        </w:tc>
        <w:tc>
          <w:tcPr>
            <w:tcW w:w="3960" w:type="dxa"/>
          </w:tcPr>
          <w:p w:rsidR="003B1F75" w:rsidRPr="003B0F53" w:rsidRDefault="003B1F75" w:rsidP="00132AD9">
            <w:pPr>
              <w:ind w:firstLine="0"/>
              <w:rPr>
                <w:b/>
              </w:rPr>
            </w:pPr>
            <w:r w:rsidRPr="003B0F53">
              <w:rPr>
                <w:b/>
              </w:rPr>
              <w:t>Sinh viên thực hiện:</w:t>
            </w:r>
          </w:p>
        </w:tc>
      </w:tr>
      <w:tr w:rsidR="003B1F75" w:rsidRPr="00AA5358" w:rsidTr="000300C7">
        <w:trPr>
          <w:trHeight w:val="4328"/>
        </w:trPr>
        <w:tc>
          <w:tcPr>
            <w:tcW w:w="5305" w:type="dxa"/>
          </w:tcPr>
          <w:p w:rsidR="003B1F75" w:rsidRPr="003B0F53" w:rsidRDefault="003B1F75" w:rsidP="00132AD9">
            <w:pPr>
              <w:ind w:firstLine="0"/>
            </w:pPr>
            <w:r w:rsidRPr="003B0F53">
              <w:t>Cao Hoàng Trụ</w:t>
            </w:r>
          </w:p>
        </w:tc>
        <w:tc>
          <w:tcPr>
            <w:tcW w:w="3960" w:type="dxa"/>
          </w:tcPr>
          <w:p w:rsidR="003B1F75" w:rsidRDefault="003B1F75" w:rsidP="00132AD9">
            <w:pPr>
              <w:ind w:firstLine="0"/>
            </w:pPr>
            <w:r w:rsidRPr="003B0F53">
              <w:t>Nguyễn Duy Hưng – 51101475</w:t>
            </w:r>
          </w:p>
          <w:p w:rsidR="006B730B" w:rsidRDefault="006B730B" w:rsidP="00132AD9">
            <w:pPr>
              <w:ind w:firstLine="0"/>
            </w:pPr>
            <w:r>
              <w:t>Vương Anh Tuấn – 51104040</w:t>
            </w:r>
          </w:p>
          <w:p w:rsidR="000300C7" w:rsidRPr="003B0F53" w:rsidRDefault="000300C7" w:rsidP="00132AD9">
            <w:pPr>
              <w:ind w:firstLine="0"/>
            </w:pPr>
          </w:p>
        </w:tc>
      </w:tr>
      <w:tr w:rsidR="003B1F75" w:rsidRPr="00AA5358" w:rsidTr="000300C7">
        <w:tc>
          <w:tcPr>
            <w:tcW w:w="9265" w:type="dxa"/>
            <w:gridSpan w:val="2"/>
          </w:tcPr>
          <w:p w:rsidR="003B1F75" w:rsidRPr="00B047F5" w:rsidRDefault="003B1F75" w:rsidP="00132AD9">
            <w:pPr>
              <w:ind w:firstLine="0"/>
              <w:jc w:val="center"/>
              <w:rPr>
                <w:sz w:val="28"/>
                <w:szCs w:val="28"/>
              </w:rPr>
            </w:pPr>
            <w:r w:rsidRPr="00B047F5">
              <w:rPr>
                <w:sz w:val="28"/>
                <w:szCs w:val="28"/>
              </w:rPr>
              <w:fldChar w:fldCharType="begin"/>
            </w:r>
            <w:r w:rsidRPr="00B047F5">
              <w:rPr>
                <w:sz w:val="28"/>
                <w:szCs w:val="28"/>
              </w:rPr>
              <w:instrText xml:space="preserve"> DATE   \* MERGEFORMAT </w:instrText>
            </w:r>
            <w:r w:rsidRPr="00B047F5">
              <w:rPr>
                <w:sz w:val="28"/>
                <w:szCs w:val="28"/>
              </w:rPr>
              <w:fldChar w:fldCharType="separate"/>
            </w:r>
            <w:ins w:id="1" w:author="51104040@stu.hcmut.edu.vn" w:date="2015-05-15T08:34:00Z">
              <w:r w:rsidR="00090238">
                <w:rPr>
                  <w:noProof/>
                  <w:sz w:val="28"/>
                  <w:szCs w:val="28"/>
                </w:rPr>
                <w:t>15-May-15</w:t>
              </w:r>
            </w:ins>
            <w:del w:id="2" w:author="51104040@stu.hcmut.edu.vn" w:date="2015-05-15T08:34:00Z">
              <w:r w:rsidR="00A33577" w:rsidDel="00090238">
                <w:rPr>
                  <w:noProof/>
                  <w:sz w:val="28"/>
                  <w:szCs w:val="28"/>
                </w:rPr>
                <w:delText>15/05/2015</w:delText>
              </w:r>
            </w:del>
            <w:r w:rsidRPr="00B047F5">
              <w:rPr>
                <w:sz w:val="28"/>
                <w:szCs w:val="28"/>
              </w:rPr>
              <w:fldChar w:fldCharType="end"/>
            </w:r>
          </w:p>
        </w:tc>
      </w:tr>
    </w:tbl>
    <w:p w:rsidR="003B1F75" w:rsidRDefault="003B1F75" w:rsidP="008B45C9">
      <w:pPr>
        <w:ind w:firstLine="0"/>
        <w:rPr>
          <w:sz w:val="26"/>
        </w:rPr>
        <w:sectPr w:rsidR="003B1F75" w:rsidSect="00132AD9">
          <w:headerReference w:type="default" r:id="rId11"/>
          <w:footerReference w:type="even" r:id="rId12"/>
          <w:footerReference w:type="default" r:id="rId13"/>
          <w:pgSz w:w="11909" w:h="16834" w:code="9"/>
          <w:pgMar w:top="1440" w:right="1152" w:bottom="1152" w:left="1152" w:header="720" w:footer="720" w:gutter="432"/>
          <w:cols w:space="720"/>
          <w:titlePg/>
          <w:docGrid w:linePitch="360"/>
        </w:sectPr>
      </w:pPr>
    </w:p>
    <w:sdt>
      <w:sdtPr>
        <w:rPr>
          <w:rFonts w:ascii="LM Roman 10" w:eastAsiaTheme="minorHAnsi" w:hAnsi="LM Roman 10" w:cstheme="minorBidi"/>
          <w:color w:val="auto"/>
          <w:sz w:val="22"/>
          <w:szCs w:val="22"/>
        </w:rPr>
        <w:id w:val="-15424292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09F8" w:rsidRPr="006709F8" w:rsidRDefault="006709F8" w:rsidP="006709F8">
          <w:pPr>
            <w:pStyle w:val="TOCHeading"/>
            <w:spacing w:line="480" w:lineRule="auto"/>
            <w:jc w:val="center"/>
            <w:rPr>
              <w:rFonts w:ascii="LM Roman 10" w:hAnsi="LM Roman 10"/>
              <w:b/>
              <w:color w:val="auto"/>
            </w:rPr>
          </w:pPr>
          <w:r>
            <w:rPr>
              <w:rFonts w:ascii="LM Roman 10" w:hAnsi="LM Roman 10"/>
              <w:b/>
              <w:color w:val="auto"/>
            </w:rPr>
            <w:t>Mục lục</w:t>
          </w:r>
        </w:p>
        <w:p w:rsidR="00983DC1" w:rsidRDefault="006709F8">
          <w:pPr>
            <w:pStyle w:val="TOC1"/>
            <w:tabs>
              <w:tab w:val="left" w:pos="660"/>
              <w:tab w:val="right" w:leader="dot" w:pos="9163"/>
            </w:tabs>
            <w:rPr>
              <w:ins w:id="3" w:author="51104040@stu.hcmut.edu.vn" w:date="2015-05-15T10:05:00Z"/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4" w:author="51104040@stu.hcmut.edu.vn" w:date="2015-05-15T10:05:00Z">
            <w:r w:rsidR="00983DC1" w:rsidRPr="00D97DB8">
              <w:rPr>
                <w:rStyle w:val="Hyperlink"/>
                <w:noProof/>
              </w:rPr>
              <w:fldChar w:fldCharType="begin"/>
            </w:r>
            <w:r w:rsidR="00983DC1" w:rsidRPr="00D97DB8">
              <w:rPr>
                <w:rStyle w:val="Hyperlink"/>
                <w:noProof/>
              </w:rPr>
              <w:instrText xml:space="preserve"> </w:instrText>
            </w:r>
            <w:r w:rsidR="00983DC1">
              <w:rPr>
                <w:noProof/>
              </w:rPr>
              <w:instrText>HYPERLINK \l "_Toc419447631"</w:instrText>
            </w:r>
            <w:r w:rsidR="00983DC1" w:rsidRPr="00D97DB8">
              <w:rPr>
                <w:rStyle w:val="Hyperlink"/>
                <w:noProof/>
              </w:rPr>
              <w:instrText xml:space="preserve"> </w:instrText>
            </w:r>
            <w:r w:rsidR="00983DC1" w:rsidRPr="00D97DB8">
              <w:rPr>
                <w:rStyle w:val="Hyperlink"/>
                <w:noProof/>
              </w:rPr>
            </w:r>
            <w:r w:rsidR="00983DC1" w:rsidRPr="00D97DB8">
              <w:rPr>
                <w:rStyle w:val="Hyperlink"/>
                <w:noProof/>
              </w:rPr>
              <w:fldChar w:fldCharType="separate"/>
            </w:r>
            <w:r w:rsidR="00983DC1" w:rsidRPr="00D97DB8">
              <w:rPr>
                <w:rStyle w:val="Hyperlink"/>
                <w:noProof/>
              </w:rPr>
              <w:t>1</w:t>
            </w:r>
            <w:r w:rsidR="00983DC1">
              <w:rPr>
                <w:rFonts w:asciiTheme="minorHAnsi" w:eastAsiaTheme="minorEastAsia" w:hAnsiTheme="minorHAnsi"/>
                <w:noProof/>
              </w:rPr>
              <w:tab/>
            </w:r>
            <w:r w:rsidR="00983DC1" w:rsidRPr="00D97DB8">
              <w:rPr>
                <w:rStyle w:val="Hyperlink"/>
                <w:noProof/>
              </w:rPr>
              <w:t>Giới thiệu vấn đề</w:t>
            </w:r>
            <w:r w:rsidR="00983DC1">
              <w:rPr>
                <w:noProof/>
                <w:webHidden/>
              </w:rPr>
              <w:tab/>
            </w:r>
            <w:r w:rsidR="00983DC1">
              <w:rPr>
                <w:noProof/>
                <w:webHidden/>
              </w:rPr>
              <w:fldChar w:fldCharType="begin"/>
            </w:r>
            <w:r w:rsidR="00983DC1">
              <w:rPr>
                <w:noProof/>
                <w:webHidden/>
              </w:rPr>
              <w:instrText xml:space="preserve"> PAGEREF _Toc419447631 \h </w:instrText>
            </w:r>
            <w:r w:rsidR="00983DC1">
              <w:rPr>
                <w:noProof/>
                <w:webHidden/>
              </w:rPr>
            </w:r>
          </w:ins>
          <w:r w:rsidR="00983DC1">
            <w:rPr>
              <w:noProof/>
              <w:webHidden/>
            </w:rPr>
            <w:fldChar w:fldCharType="separate"/>
          </w:r>
          <w:ins w:id="5" w:author="51104040@stu.hcmut.edu.vn" w:date="2015-05-15T10:05:00Z">
            <w:r w:rsidR="00983DC1">
              <w:rPr>
                <w:noProof/>
                <w:webHidden/>
              </w:rPr>
              <w:t>5</w:t>
            </w:r>
            <w:r w:rsidR="00983DC1">
              <w:rPr>
                <w:noProof/>
                <w:webHidden/>
              </w:rPr>
              <w:fldChar w:fldCharType="end"/>
            </w:r>
            <w:r w:rsidR="00983DC1"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1"/>
            <w:tabs>
              <w:tab w:val="left" w:pos="660"/>
              <w:tab w:val="right" w:leader="dot" w:pos="9163"/>
            </w:tabs>
            <w:rPr>
              <w:ins w:id="6" w:author="51104040@stu.hcmut.edu.vn" w:date="2015-05-15T10:05:00Z"/>
              <w:rFonts w:asciiTheme="minorHAnsi" w:eastAsiaTheme="minorEastAsia" w:hAnsiTheme="minorHAnsi"/>
              <w:noProof/>
            </w:rPr>
          </w:pPr>
          <w:ins w:id="7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"_Toc419447632"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Các công trình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" w:author="51104040@stu.hcmut.edu.vn" w:date="2015-05-15T10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9" w:author="51104040@stu.hcmut.edu.vn" w:date="2015-05-15T10:05:00Z"/>
              <w:rFonts w:asciiTheme="minorHAnsi" w:eastAsiaTheme="minorEastAsia" w:hAnsiTheme="minorHAnsi"/>
              <w:noProof/>
            </w:rPr>
          </w:pPr>
          <w:ins w:id="10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"_Toc419447633"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Bệnh 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51104040@stu.hcmut.edu.vn" w:date="2015-05-15T10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12" w:author="51104040@stu.hcmut.edu.vn" w:date="2015-05-15T10:05:00Z"/>
              <w:rFonts w:asciiTheme="minorHAnsi" w:eastAsiaTheme="minorEastAsia" w:hAnsiTheme="minorHAnsi"/>
              <w:noProof/>
            </w:rPr>
          </w:pPr>
          <w:ins w:id="13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"_Toc419447634"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Phân giải đồng tham chiếu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51104040@stu.hcmut.edu.vn" w:date="2015-05-15T10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15" w:author="51104040@stu.hcmut.edu.vn" w:date="2015-05-15T10:05:00Z"/>
              <w:rFonts w:asciiTheme="minorHAnsi" w:eastAsiaTheme="minorEastAsia" w:hAnsiTheme="minorHAnsi"/>
              <w:noProof/>
            </w:rPr>
          </w:pPr>
          <w:ins w:id="16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"_Toc419447635"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Phân giải đồng tham chiếu cho bệnh 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51104040@stu.hcmut.edu.vn" w:date="2015-05-15T10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1"/>
            <w:tabs>
              <w:tab w:val="left" w:pos="660"/>
              <w:tab w:val="right" w:leader="dot" w:pos="9163"/>
            </w:tabs>
            <w:rPr>
              <w:ins w:id="18" w:author="51104040@stu.hcmut.edu.vn" w:date="2015-05-15T10:05:00Z"/>
              <w:rFonts w:asciiTheme="minorHAnsi" w:eastAsiaTheme="minorEastAsia" w:hAnsiTheme="minorHAnsi"/>
              <w:noProof/>
            </w:rPr>
          </w:pPr>
          <w:ins w:id="19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"_Toc419447636"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Kiến thức và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51104040@stu.hcmut.edu.vn" w:date="2015-05-15T10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21" w:author="51104040@stu.hcmut.edu.vn" w:date="2015-05-15T10:05:00Z"/>
              <w:rFonts w:asciiTheme="minorHAnsi" w:eastAsiaTheme="minorEastAsia" w:hAnsiTheme="minorHAnsi"/>
              <w:noProof/>
            </w:rPr>
          </w:pPr>
          <w:ins w:id="22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"_Toc419447637"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Named-Entity-Regconition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51104040@stu.hcmut.edu.vn" w:date="2015-05-15T10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24" w:author="51104040@stu.hcmut.edu.vn" w:date="2015-05-15T10:05:00Z"/>
              <w:rFonts w:asciiTheme="minorHAnsi" w:eastAsiaTheme="minorEastAsia" w:hAnsiTheme="minorHAnsi"/>
              <w:noProof/>
            </w:rPr>
          </w:pPr>
          <w:ins w:id="25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"_Toc419447638"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Những vấn đề trong phân giải đồng tham chiếu trong bệnh 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51104040@stu.hcmut.edu.vn" w:date="2015-05-15T10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1"/>
            <w:tabs>
              <w:tab w:val="left" w:pos="660"/>
              <w:tab w:val="right" w:leader="dot" w:pos="9163"/>
            </w:tabs>
            <w:rPr>
              <w:ins w:id="27" w:author="51104040@stu.hcmut.edu.vn" w:date="2015-05-15T10:05:00Z"/>
              <w:rFonts w:asciiTheme="minorHAnsi" w:eastAsiaTheme="minorEastAsia" w:hAnsiTheme="minorHAnsi"/>
              <w:noProof/>
            </w:rPr>
          </w:pPr>
          <w:ins w:id="28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"_Toc419447639"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Bài toán đề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30" w:author="51104040@stu.hcmut.edu.vn" w:date="2015-05-15T10:05:00Z"/>
              <w:rFonts w:asciiTheme="minorHAnsi" w:eastAsiaTheme="minorEastAsia" w:hAnsiTheme="minorHAnsi"/>
              <w:noProof/>
            </w:rPr>
          </w:pPr>
          <w:ins w:id="31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"_Toc419447640"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33" w:author="51104040@stu.hcmut.edu.vn" w:date="2015-05-15T10:05:00Z"/>
              <w:noProof/>
            </w:rPr>
          </w:pPr>
          <w:ins w:id="34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"_Toc419447641"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Nội dung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36" w:author="51104040@stu.hcmut.edu.vn" w:date="2015-05-15T10:05:00Z"/>
              <w:noProof/>
            </w:rPr>
          </w:pPr>
          <w:ins w:id="37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"_Toc419447642"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Dữ liệu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39" w:author="51104040@stu.hcmut.edu.vn" w:date="2015-05-15T10:05:00Z"/>
              <w:noProof/>
            </w:rPr>
          </w:pPr>
          <w:ins w:id="40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"_Toc419447643"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Kết quả 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42" w:author="51104040@stu.hcmut.edu.vn" w:date="2015-05-15T10:05:00Z"/>
              <w:rFonts w:asciiTheme="minorHAnsi" w:eastAsiaTheme="minorEastAsia" w:hAnsiTheme="minorHAnsi"/>
              <w:noProof/>
            </w:rPr>
          </w:pPr>
          <w:ins w:id="43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"_Toc419447644"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45" w:author="51104040@stu.hcmut.edu.vn" w:date="2015-05-15T10:05:00Z"/>
              <w:noProof/>
            </w:rPr>
          </w:pPr>
          <w:ins w:id="46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"_Toc419447645"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Định nghĩa nhãn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48" w:author="51104040@stu.hcmut.edu.vn" w:date="2015-05-15T10:05:00Z"/>
              <w:noProof/>
            </w:rPr>
          </w:pPr>
          <w:ins w:id="49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"_Toc419447646"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Chi tiết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51104040@stu.hcmut.edu.vn" w:date="2015-05-15T10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51" w:author="51104040@stu.hcmut.edu.vn" w:date="2015-05-15T10:05:00Z"/>
              <w:noProof/>
            </w:rPr>
          </w:pPr>
          <w:ins w:id="52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"_Toc419447647"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Tiền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51104040@stu.hcmut.edu.vn" w:date="2015-05-15T10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54" w:author="51104040@stu.hcmut.edu.vn" w:date="2015-05-15T10:05:00Z"/>
              <w:noProof/>
            </w:rPr>
          </w:pPr>
          <w:ins w:id="55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"_Toc419447648"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Học máy có giám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51104040@stu.hcmut.edu.vn" w:date="2015-05-15T10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57" w:author="51104040@stu.hcmut.edu.vn" w:date="2015-05-15T10:05:00Z"/>
              <w:noProof/>
            </w:rPr>
          </w:pPr>
          <w:ins w:id="58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"_Toc419447649"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Best-first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51104040@stu.hcmut.edu.vn" w:date="2015-05-15T10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3"/>
            <w:tabs>
              <w:tab w:val="right" w:leader="dot" w:pos="9163"/>
            </w:tabs>
            <w:rPr>
              <w:ins w:id="60" w:author="51104040@stu.hcmut.edu.vn" w:date="2015-05-15T10:05:00Z"/>
              <w:noProof/>
            </w:rPr>
          </w:pPr>
          <w:ins w:id="61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"_Toc419447650"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Xây dựng chuỗi đồng tham chiếu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51104040@stu.hcmut.edu.vn" w:date="2015-05-15T10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1"/>
            <w:tabs>
              <w:tab w:val="left" w:pos="660"/>
              <w:tab w:val="right" w:leader="dot" w:pos="9163"/>
            </w:tabs>
            <w:rPr>
              <w:ins w:id="63" w:author="51104040@stu.hcmut.edu.vn" w:date="2015-05-15T10:05:00Z"/>
              <w:rFonts w:asciiTheme="minorHAnsi" w:eastAsiaTheme="minorEastAsia" w:hAnsiTheme="minorHAnsi"/>
              <w:noProof/>
            </w:rPr>
          </w:pPr>
          <w:ins w:id="64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"_Toc419447651"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T</w:t>
            </w:r>
            <w:r w:rsidRPr="00D97DB8">
              <w:rPr>
                <w:rStyle w:val="Hyperlink"/>
                <w:noProof/>
              </w:rPr>
              <w:t>ậ</w:t>
            </w:r>
            <w:r w:rsidRPr="00D97DB8">
              <w:rPr>
                <w:rStyle w:val="Hyperlink"/>
                <w:noProof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51104040@stu.hcmut.edu.vn" w:date="2015-05-15T10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1"/>
            <w:tabs>
              <w:tab w:val="left" w:pos="660"/>
              <w:tab w:val="right" w:leader="dot" w:pos="9163"/>
            </w:tabs>
            <w:rPr>
              <w:ins w:id="66" w:author="51104040@stu.hcmut.edu.vn" w:date="2015-05-15T10:05:00Z"/>
              <w:rFonts w:asciiTheme="minorHAnsi" w:eastAsiaTheme="minorEastAsia" w:hAnsiTheme="minorHAnsi"/>
              <w:noProof/>
            </w:rPr>
          </w:pPr>
          <w:ins w:id="67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"_Toc419447652"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dữ liệu và phương pháp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51104040@stu.hcmut.edu.vn" w:date="2015-05-15T10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69" w:author="51104040@stu.hcmut.edu.vn" w:date="2015-05-15T10:05:00Z"/>
              <w:rFonts w:asciiTheme="minorHAnsi" w:eastAsiaTheme="minorEastAsia" w:hAnsiTheme="minorHAnsi"/>
              <w:noProof/>
            </w:rPr>
          </w:pPr>
          <w:ins w:id="70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"_Toc419447653"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51104040@stu.hcmut.edu.vn" w:date="2015-05-15T10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2"/>
            <w:tabs>
              <w:tab w:val="left" w:pos="1100"/>
              <w:tab w:val="right" w:leader="dot" w:pos="9163"/>
            </w:tabs>
            <w:rPr>
              <w:ins w:id="72" w:author="51104040@stu.hcmut.edu.vn" w:date="2015-05-15T10:05:00Z"/>
              <w:rFonts w:asciiTheme="minorHAnsi" w:eastAsiaTheme="minorEastAsia" w:hAnsiTheme="minorHAnsi"/>
              <w:noProof/>
            </w:rPr>
          </w:pPr>
          <w:ins w:id="73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"_Toc419447654"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Phương pháp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51104040@stu.hcmut.edu.vn" w:date="2015-05-15T10:0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1"/>
            <w:tabs>
              <w:tab w:val="left" w:pos="660"/>
              <w:tab w:val="right" w:leader="dot" w:pos="9163"/>
            </w:tabs>
            <w:rPr>
              <w:ins w:id="75" w:author="51104040@stu.hcmut.edu.vn" w:date="2015-05-15T10:05:00Z"/>
              <w:rFonts w:asciiTheme="minorHAnsi" w:eastAsiaTheme="minorEastAsia" w:hAnsiTheme="minorHAnsi"/>
              <w:noProof/>
            </w:rPr>
          </w:pPr>
          <w:ins w:id="76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"_Toc419447655"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51104040@stu.hcmut.edu.vn" w:date="2015-05-15T10:0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983DC1" w:rsidRDefault="00983DC1">
          <w:pPr>
            <w:pStyle w:val="TOC1"/>
            <w:tabs>
              <w:tab w:val="left" w:pos="660"/>
              <w:tab w:val="right" w:leader="dot" w:pos="9163"/>
            </w:tabs>
            <w:rPr>
              <w:ins w:id="78" w:author="51104040@stu.hcmut.edu.vn" w:date="2015-05-15T10:05:00Z"/>
              <w:rFonts w:asciiTheme="minorHAnsi" w:eastAsiaTheme="minorEastAsia" w:hAnsiTheme="minorHAnsi"/>
              <w:noProof/>
            </w:rPr>
          </w:pPr>
          <w:ins w:id="79" w:author="51104040@stu.hcmut.edu.vn" w:date="2015-05-15T10:05:00Z">
            <w:r w:rsidRPr="00D97DB8">
              <w:rPr>
                <w:rStyle w:val="Hyperlink"/>
                <w:noProof/>
              </w:rPr>
              <w:fldChar w:fldCharType="begin"/>
            </w:r>
            <w:r w:rsidRPr="00D97DB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"_Toc419447656"</w:instrText>
            </w:r>
            <w:r w:rsidRPr="00D97DB8">
              <w:rPr>
                <w:rStyle w:val="Hyperlink"/>
                <w:noProof/>
              </w:rPr>
              <w:instrText xml:space="preserve"> </w:instrText>
            </w:r>
            <w:r w:rsidRPr="00D97DB8">
              <w:rPr>
                <w:rStyle w:val="Hyperlink"/>
                <w:noProof/>
              </w:rPr>
            </w:r>
            <w:r w:rsidRPr="00D97DB8">
              <w:rPr>
                <w:rStyle w:val="Hyperlink"/>
                <w:noProof/>
              </w:rPr>
              <w:fldChar w:fldCharType="separate"/>
            </w:r>
            <w:r w:rsidRPr="00D97DB8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97DB8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_Toc419447656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51104040@stu.hcmut.edu.vn" w:date="2015-05-15T10:0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97DB8">
              <w:rPr>
                <w:rStyle w:val="Hyperlink"/>
                <w:noProof/>
              </w:rPr>
              <w:fldChar w:fldCharType="end"/>
            </w:r>
          </w:ins>
        </w:p>
        <w:p w:rsidR="00CF3343" w:rsidDel="00983DC1" w:rsidRDefault="00CF3343">
          <w:pPr>
            <w:pStyle w:val="TOC1"/>
            <w:tabs>
              <w:tab w:val="left" w:pos="660"/>
              <w:tab w:val="right" w:leader="dot" w:pos="9163"/>
            </w:tabs>
            <w:rPr>
              <w:del w:id="81" w:author="51104040@stu.hcmut.edu.vn" w:date="2015-05-15T10:05:00Z"/>
              <w:rFonts w:asciiTheme="minorHAnsi" w:eastAsiaTheme="minorEastAsia" w:hAnsiTheme="minorHAnsi"/>
              <w:noProof/>
            </w:rPr>
          </w:pPr>
          <w:del w:id="82" w:author="51104040@stu.hcmut.edu.vn" w:date="2015-05-15T10:05:00Z">
            <w:r w:rsidRPr="00983DC1" w:rsidDel="00983DC1">
              <w:rPr>
                <w:noProof/>
                <w:rPrChange w:id="83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1</w:delText>
            </w:r>
            <w:r w:rsidDel="00983DC1">
              <w:rPr>
                <w:rFonts w:asciiTheme="minorHAnsi" w:eastAsiaTheme="minorEastAsia" w:hAnsiTheme="minorHAnsi"/>
                <w:noProof/>
              </w:rPr>
              <w:tab/>
            </w:r>
            <w:r w:rsidRPr="00983DC1" w:rsidDel="00983DC1">
              <w:rPr>
                <w:noProof/>
                <w:rPrChange w:id="84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Giới thiệu vấn đề</w:delText>
            </w:r>
            <w:r w:rsidDel="00983DC1">
              <w:rPr>
                <w:noProof/>
                <w:webHidden/>
              </w:rPr>
              <w:tab/>
              <w:delText>5</w:delText>
            </w:r>
          </w:del>
        </w:p>
        <w:p w:rsidR="00CF3343" w:rsidDel="00983DC1" w:rsidRDefault="00CF3343">
          <w:pPr>
            <w:pStyle w:val="TOC1"/>
            <w:tabs>
              <w:tab w:val="left" w:pos="660"/>
              <w:tab w:val="right" w:leader="dot" w:pos="9163"/>
            </w:tabs>
            <w:rPr>
              <w:del w:id="85" w:author="51104040@stu.hcmut.edu.vn" w:date="2015-05-15T10:05:00Z"/>
              <w:rFonts w:asciiTheme="minorHAnsi" w:eastAsiaTheme="minorEastAsia" w:hAnsiTheme="minorHAnsi"/>
              <w:noProof/>
            </w:rPr>
          </w:pPr>
          <w:del w:id="86" w:author="51104040@stu.hcmut.edu.vn" w:date="2015-05-15T10:05:00Z">
            <w:r w:rsidRPr="00983DC1" w:rsidDel="00983DC1">
              <w:rPr>
                <w:noProof/>
                <w:rPrChange w:id="87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2</w:delText>
            </w:r>
            <w:r w:rsidDel="00983DC1">
              <w:rPr>
                <w:rFonts w:asciiTheme="minorHAnsi" w:eastAsiaTheme="minorEastAsia" w:hAnsiTheme="minorHAnsi"/>
                <w:noProof/>
              </w:rPr>
              <w:tab/>
            </w:r>
            <w:r w:rsidRPr="00983DC1" w:rsidDel="00983DC1">
              <w:rPr>
                <w:noProof/>
                <w:rPrChange w:id="88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Các công trình liên quan</w:delText>
            </w:r>
            <w:r w:rsidDel="00983DC1">
              <w:rPr>
                <w:noProof/>
                <w:webHidden/>
              </w:rPr>
              <w:tab/>
              <w:delText>5</w:delText>
            </w:r>
          </w:del>
        </w:p>
        <w:p w:rsidR="00CF3343" w:rsidDel="00983DC1" w:rsidRDefault="00CF3343">
          <w:pPr>
            <w:pStyle w:val="TOC1"/>
            <w:tabs>
              <w:tab w:val="left" w:pos="660"/>
              <w:tab w:val="right" w:leader="dot" w:pos="9163"/>
            </w:tabs>
            <w:rPr>
              <w:del w:id="89" w:author="51104040@stu.hcmut.edu.vn" w:date="2015-05-15T10:05:00Z"/>
              <w:rFonts w:asciiTheme="minorHAnsi" w:eastAsiaTheme="minorEastAsia" w:hAnsiTheme="minorHAnsi"/>
              <w:noProof/>
            </w:rPr>
          </w:pPr>
          <w:del w:id="90" w:author="51104040@stu.hcmut.edu.vn" w:date="2015-05-15T10:05:00Z">
            <w:r w:rsidRPr="00983DC1" w:rsidDel="00983DC1">
              <w:rPr>
                <w:noProof/>
                <w:rPrChange w:id="91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3</w:delText>
            </w:r>
            <w:r w:rsidDel="00983DC1">
              <w:rPr>
                <w:rFonts w:asciiTheme="minorHAnsi" w:eastAsiaTheme="minorEastAsia" w:hAnsiTheme="minorHAnsi"/>
                <w:noProof/>
              </w:rPr>
              <w:tab/>
            </w:r>
            <w:r w:rsidRPr="00983DC1" w:rsidDel="00983DC1">
              <w:rPr>
                <w:noProof/>
                <w:rPrChange w:id="92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Kiến thức và công nghệ</w:delText>
            </w:r>
            <w:r w:rsidDel="00983DC1">
              <w:rPr>
                <w:noProof/>
                <w:webHidden/>
              </w:rPr>
              <w:tab/>
              <w:delText>5</w:delText>
            </w:r>
          </w:del>
        </w:p>
        <w:p w:rsidR="00CF3343" w:rsidDel="00983DC1" w:rsidRDefault="00CF3343">
          <w:pPr>
            <w:pStyle w:val="TOC1"/>
            <w:tabs>
              <w:tab w:val="left" w:pos="660"/>
              <w:tab w:val="right" w:leader="dot" w:pos="9163"/>
            </w:tabs>
            <w:rPr>
              <w:del w:id="93" w:author="51104040@stu.hcmut.edu.vn" w:date="2015-05-15T10:05:00Z"/>
              <w:rFonts w:asciiTheme="minorHAnsi" w:eastAsiaTheme="minorEastAsia" w:hAnsiTheme="minorHAnsi"/>
              <w:noProof/>
            </w:rPr>
          </w:pPr>
          <w:del w:id="94" w:author="51104040@stu.hcmut.edu.vn" w:date="2015-05-15T10:05:00Z">
            <w:r w:rsidRPr="00983DC1" w:rsidDel="00983DC1">
              <w:rPr>
                <w:noProof/>
                <w:rPrChange w:id="95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4</w:delText>
            </w:r>
            <w:r w:rsidDel="00983DC1">
              <w:rPr>
                <w:rFonts w:asciiTheme="minorHAnsi" w:eastAsiaTheme="minorEastAsia" w:hAnsiTheme="minorHAnsi"/>
                <w:noProof/>
              </w:rPr>
              <w:tab/>
            </w:r>
            <w:r w:rsidRPr="00983DC1" w:rsidDel="00983DC1">
              <w:rPr>
                <w:noProof/>
                <w:rPrChange w:id="96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Phương pháp đề xuất</w:delText>
            </w:r>
            <w:r w:rsidDel="00983DC1">
              <w:rPr>
                <w:noProof/>
                <w:webHidden/>
              </w:rPr>
              <w:tab/>
              <w:delText>5</w:delText>
            </w:r>
          </w:del>
        </w:p>
        <w:p w:rsidR="00CF3343" w:rsidDel="00983DC1" w:rsidRDefault="00CF3343">
          <w:pPr>
            <w:pStyle w:val="TOC1"/>
            <w:tabs>
              <w:tab w:val="left" w:pos="660"/>
              <w:tab w:val="right" w:leader="dot" w:pos="9163"/>
            </w:tabs>
            <w:rPr>
              <w:del w:id="97" w:author="51104040@stu.hcmut.edu.vn" w:date="2015-05-15T10:05:00Z"/>
              <w:rFonts w:asciiTheme="minorHAnsi" w:eastAsiaTheme="minorEastAsia" w:hAnsiTheme="minorHAnsi"/>
              <w:noProof/>
            </w:rPr>
          </w:pPr>
          <w:del w:id="98" w:author="51104040@stu.hcmut.edu.vn" w:date="2015-05-15T10:05:00Z">
            <w:r w:rsidRPr="00983DC1" w:rsidDel="00983DC1">
              <w:rPr>
                <w:noProof/>
                <w:rPrChange w:id="99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5</w:delText>
            </w:r>
            <w:r w:rsidDel="00983DC1">
              <w:rPr>
                <w:rFonts w:asciiTheme="minorHAnsi" w:eastAsiaTheme="minorEastAsia" w:hAnsiTheme="minorHAnsi"/>
                <w:noProof/>
              </w:rPr>
              <w:tab/>
            </w:r>
            <w:r w:rsidRPr="00983DC1" w:rsidDel="00983DC1">
              <w:rPr>
                <w:noProof/>
                <w:rPrChange w:id="100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Dữ liệu</w:delText>
            </w:r>
            <w:r w:rsidDel="00983DC1">
              <w:rPr>
                <w:noProof/>
                <w:webHidden/>
              </w:rPr>
              <w:tab/>
              <w:delText>5</w:delText>
            </w:r>
          </w:del>
        </w:p>
        <w:p w:rsidR="00CF3343" w:rsidDel="00983DC1" w:rsidRDefault="00CF3343">
          <w:pPr>
            <w:pStyle w:val="TOC1"/>
            <w:tabs>
              <w:tab w:val="left" w:pos="660"/>
              <w:tab w:val="right" w:leader="dot" w:pos="9163"/>
            </w:tabs>
            <w:rPr>
              <w:del w:id="101" w:author="51104040@stu.hcmut.edu.vn" w:date="2015-05-15T10:05:00Z"/>
              <w:rFonts w:asciiTheme="minorHAnsi" w:eastAsiaTheme="minorEastAsia" w:hAnsiTheme="minorHAnsi"/>
              <w:noProof/>
            </w:rPr>
          </w:pPr>
          <w:del w:id="102" w:author="51104040@stu.hcmut.edu.vn" w:date="2015-05-15T10:05:00Z">
            <w:r w:rsidRPr="00983DC1" w:rsidDel="00983DC1">
              <w:rPr>
                <w:noProof/>
                <w:rPrChange w:id="103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6</w:delText>
            </w:r>
            <w:r w:rsidDel="00983DC1">
              <w:rPr>
                <w:rFonts w:asciiTheme="minorHAnsi" w:eastAsiaTheme="minorEastAsia" w:hAnsiTheme="minorHAnsi"/>
                <w:noProof/>
              </w:rPr>
              <w:tab/>
            </w:r>
            <w:r w:rsidRPr="00983DC1" w:rsidDel="00983DC1">
              <w:rPr>
                <w:noProof/>
                <w:rPrChange w:id="104" w:author="51104040@stu.hcmut.edu.vn" w:date="2015-05-15T10:05:00Z">
                  <w:rPr>
                    <w:rStyle w:val="Hyperlink"/>
                    <w:noProof/>
                  </w:rPr>
                </w:rPrChange>
              </w:rPr>
              <w:delText>Kết luận</w:delText>
            </w:r>
            <w:r w:rsidDel="00983DC1">
              <w:rPr>
                <w:noProof/>
                <w:webHidden/>
              </w:rPr>
              <w:tab/>
              <w:delText>5</w:delText>
            </w:r>
          </w:del>
        </w:p>
        <w:p w:rsidR="003B1F75" w:rsidRPr="000300C7" w:rsidRDefault="006709F8" w:rsidP="000300C7">
          <w:pPr>
            <w:sectPr w:rsidR="003B1F75" w:rsidRPr="000300C7" w:rsidSect="003B1F75">
              <w:type w:val="oddPage"/>
              <w:pgSz w:w="11909" w:h="16834" w:code="9"/>
              <w:pgMar w:top="1440" w:right="1152" w:bottom="1152" w:left="1152" w:header="720" w:footer="720" w:gutter="432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26593" w:rsidRDefault="005F78A7" w:rsidP="00026593">
      <w:pPr>
        <w:pStyle w:val="Heading1"/>
      </w:pPr>
      <w:bookmarkStart w:id="105" w:name="_Toc419447631"/>
      <w:r>
        <w:lastRenderedPageBreak/>
        <w:t>Giới thiệu vấn đề</w:t>
      </w:r>
      <w:bookmarkEnd w:id="105"/>
    </w:p>
    <w:p w:rsidR="008216A3" w:rsidRPr="008216A3" w:rsidDel="00AD20C2" w:rsidRDefault="008216A3" w:rsidP="008216A3">
      <w:pPr>
        <w:rPr>
          <w:del w:id="106" w:author="51104040@stu.hcmut.edu.vn" w:date="2015-05-15T09:45:00Z"/>
        </w:rPr>
      </w:pPr>
      <w:del w:id="107" w:author="51104040@stu.hcmut.edu.vn" w:date="2015-05-15T09:45:00Z">
        <w:r w:rsidDel="00AD20C2">
          <w:delText>Ở đây tui liệt kê trước, ông xem có gì thì sửa</w:delText>
        </w:r>
      </w:del>
    </w:p>
    <w:p w:rsidR="0085531D" w:rsidRDefault="008216A3" w:rsidP="008216A3">
      <w:pPr>
        <w:pStyle w:val="ListParagraph"/>
        <w:numPr>
          <w:ilvl w:val="0"/>
          <w:numId w:val="6"/>
        </w:numPr>
      </w:pPr>
      <w:r>
        <w:t>Giới thiệu về bệnh án điện tử và xu thế của nó trên thế giới</w:t>
      </w:r>
    </w:p>
    <w:p w:rsidR="008216A3" w:rsidRDefault="008216A3" w:rsidP="008216A3">
      <w:pPr>
        <w:pStyle w:val="ListParagraph"/>
        <w:numPr>
          <w:ilvl w:val="0"/>
          <w:numId w:val="6"/>
        </w:numPr>
      </w:pPr>
      <w:r>
        <w:t>Nêu lên vấn đề về trích xuất các kiến thức từ nguồn dữ liệu lớn như bệnh án điện tử</w:t>
      </w:r>
    </w:p>
    <w:p w:rsidR="008216A3" w:rsidDel="00D14F80" w:rsidRDefault="008216A3" w:rsidP="00D14F80">
      <w:pPr>
        <w:pStyle w:val="ListParagraph"/>
        <w:numPr>
          <w:ilvl w:val="0"/>
          <w:numId w:val="6"/>
        </w:numPr>
        <w:rPr>
          <w:del w:id="108" w:author="51104040@stu.hcmut.edu.vn" w:date="2015-05-15T09:46:00Z"/>
        </w:rPr>
        <w:pPrChange w:id="109" w:author="51104040@stu.hcmut.edu.vn" w:date="2015-05-15T09:46:00Z">
          <w:pPr>
            <w:pStyle w:val="ListParagraph"/>
            <w:numPr>
              <w:numId w:val="6"/>
            </w:numPr>
            <w:ind w:left="1008" w:hanging="360"/>
          </w:pPr>
        </w:pPrChange>
      </w:pPr>
      <w:r>
        <w:t xml:space="preserve">Một trong những vấn đề liên quan là coref, tuy rất được quan tâm nghiên cứu cho các  </w:t>
      </w:r>
      <w:del w:id="110" w:author="51104040@stu.hcmut.edu.vn" w:date="2015-05-15T09:46:00Z">
        <w:r w:rsidDel="00D14F80">
          <w:delText>“phạm vi”? “</w:delText>
        </w:r>
      </w:del>
      <w:r>
        <w:t>lĩnh vực</w:t>
      </w:r>
      <w:del w:id="111" w:author="51104040@stu.hcmut.edu.vn" w:date="2015-05-15T09:46:00Z">
        <w:r w:rsidDel="00D14F80">
          <w:delText>”?</w:delText>
        </w:r>
      </w:del>
      <w:r>
        <w:t xml:space="preserve"> </w:t>
      </w:r>
      <w:r w:rsidR="00954FA0">
        <w:t>khác</w:t>
      </w:r>
      <w:del w:id="112" w:author="51104040@stu.hcmut.edu.vn" w:date="2015-05-15T09:45:00Z">
        <w:r w:rsidR="00954FA0" w:rsidDel="00D14F80">
          <w:delText xml:space="preserve"> </w:delText>
        </w:r>
        <w:r w:rsidDel="00D14F80">
          <w:delText>(theo tham khảo thì nó làm cho các bài báo (newspaper/article) nhiều nhấ</w:delText>
        </w:r>
        <w:r w:rsidR="00954FA0" w:rsidDel="00D14F80">
          <w:delText>t)</w:delText>
        </w:r>
      </w:del>
      <w:r>
        <w:t xml:space="preserve"> nhưng cho lĩnh vực bệnh án điện tử thì vẫn chưa được xem xét tới</w:t>
      </w:r>
    </w:p>
    <w:p w:rsidR="00D14F80" w:rsidRDefault="00D14F80" w:rsidP="008216A3">
      <w:pPr>
        <w:pStyle w:val="ListParagraph"/>
        <w:numPr>
          <w:ilvl w:val="0"/>
          <w:numId w:val="6"/>
        </w:numPr>
        <w:rPr>
          <w:ins w:id="113" w:author="51104040@stu.hcmut.edu.vn" w:date="2015-05-15T09:50:00Z"/>
        </w:rPr>
      </w:pPr>
    </w:p>
    <w:p w:rsidR="008216A3" w:rsidRDefault="00D14F80" w:rsidP="00D14F80">
      <w:pPr>
        <w:pStyle w:val="ListParagraph"/>
        <w:numPr>
          <w:ilvl w:val="0"/>
          <w:numId w:val="6"/>
        </w:numPr>
        <w:rPr>
          <w:ins w:id="114" w:author="51104040@stu.hcmut.edu.vn" w:date="2015-05-15T09:44:00Z"/>
        </w:rPr>
        <w:pPrChange w:id="115" w:author="51104040@stu.hcmut.edu.vn" w:date="2015-05-15T09:46:00Z">
          <w:pPr>
            <w:pStyle w:val="ListParagraph"/>
            <w:numPr>
              <w:numId w:val="6"/>
            </w:numPr>
            <w:ind w:left="1008" w:hanging="360"/>
          </w:pPr>
        </w:pPrChange>
      </w:pPr>
      <w:ins w:id="116" w:author="51104040@stu.hcmut.edu.vn" w:date="2015-05-15T09:50:00Z">
        <w:r>
          <w:t>Giới thiệu cụ thể bài toán: phân giải đồng tham chiếu trên bệnh án điện tử</w:t>
        </w:r>
      </w:ins>
      <w:del w:id="117" w:author="51104040@stu.hcmut.edu.vn" w:date="2015-05-15T09:46:00Z">
        <w:r w:rsidR="008216A3" w:rsidDel="00D14F80">
          <w:delText>…</w:delText>
        </w:r>
      </w:del>
    </w:p>
    <w:p w:rsidR="00AD20C2" w:rsidRPr="0085531D" w:rsidRDefault="00AD20C2" w:rsidP="00AD20C2">
      <w:pPr>
        <w:pPrChange w:id="118" w:author="51104040@stu.hcmut.edu.vn" w:date="2015-05-15T09:44:00Z">
          <w:pPr>
            <w:pStyle w:val="ListParagraph"/>
            <w:numPr>
              <w:numId w:val="6"/>
            </w:numPr>
            <w:ind w:left="1008" w:hanging="360"/>
          </w:pPr>
        </w:pPrChange>
      </w:pPr>
    </w:p>
    <w:p w:rsidR="00026593" w:rsidRDefault="005F78A7" w:rsidP="00026593">
      <w:pPr>
        <w:pStyle w:val="Heading1"/>
        <w:rPr>
          <w:ins w:id="119" w:author="51104040@stu.hcmut.edu.vn" w:date="2015-05-15T09:51:00Z"/>
        </w:rPr>
      </w:pPr>
      <w:bookmarkStart w:id="120" w:name="_Toc419447632"/>
      <w:r>
        <w:t>Các công trình liên quan</w:t>
      </w:r>
      <w:bookmarkEnd w:id="120"/>
    </w:p>
    <w:p w:rsidR="000A6E16" w:rsidRDefault="000A6E16" w:rsidP="000A6E16">
      <w:pPr>
        <w:pStyle w:val="Heading2"/>
        <w:rPr>
          <w:ins w:id="121" w:author="51104040@stu.hcmut.edu.vn" w:date="2015-05-15T09:51:00Z"/>
        </w:rPr>
        <w:pPrChange w:id="122" w:author="51104040@stu.hcmut.edu.vn" w:date="2015-05-15T09:51:00Z">
          <w:pPr>
            <w:pStyle w:val="Heading1"/>
          </w:pPr>
        </w:pPrChange>
      </w:pPr>
      <w:bookmarkStart w:id="123" w:name="_Toc419447633"/>
      <w:ins w:id="124" w:author="51104040@stu.hcmut.edu.vn" w:date="2015-05-15T09:51:00Z">
        <w:r>
          <w:t>Bệnh án điện tử</w:t>
        </w:r>
        <w:bookmarkEnd w:id="123"/>
      </w:ins>
    </w:p>
    <w:p w:rsidR="000A6E16" w:rsidRDefault="000A6E16" w:rsidP="000A6E16">
      <w:pPr>
        <w:pStyle w:val="ListParagraph"/>
        <w:numPr>
          <w:ilvl w:val="0"/>
          <w:numId w:val="16"/>
        </w:numPr>
        <w:rPr>
          <w:ins w:id="125" w:author="51104040@stu.hcmut.edu.vn" w:date="2015-05-15T09:51:00Z"/>
        </w:rPr>
        <w:pPrChange w:id="126" w:author="51104040@stu.hcmut.edu.vn" w:date="2015-05-15T09:51:00Z">
          <w:pPr>
            <w:pStyle w:val="Heading1"/>
          </w:pPr>
        </w:pPrChange>
      </w:pPr>
      <w:ins w:id="127" w:author="51104040@stu.hcmut.edu.vn" w:date="2015-05-15T09:51:00Z">
        <w:r>
          <w:t>Giới thiệu bệnh án điện tử là gì</w:t>
        </w:r>
      </w:ins>
    </w:p>
    <w:p w:rsidR="000A6E16" w:rsidRDefault="000A6E16" w:rsidP="000A6E16">
      <w:pPr>
        <w:pStyle w:val="ListParagraph"/>
        <w:numPr>
          <w:ilvl w:val="0"/>
          <w:numId w:val="16"/>
        </w:numPr>
        <w:rPr>
          <w:ins w:id="128" w:author="51104040@stu.hcmut.edu.vn" w:date="2015-05-15T09:55:00Z"/>
        </w:rPr>
        <w:pPrChange w:id="129" w:author="51104040@stu.hcmut.edu.vn" w:date="2015-05-15T09:51:00Z">
          <w:pPr>
            <w:pStyle w:val="Heading1"/>
          </w:pPr>
        </w:pPrChange>
      </w:pPr>
      <w:ins w:id="130" w:author="51104040@stu.hcmut.edu.vn" w:date="2015-05-15T09:52:00Z">
        <w:r>
          <w:t>Đưa ví dụ</w:t>
        </w:r>
      </w:ins>
    </w:p>
    <w:p w:rsidR="00D14F80" w:rsidRDefault="000A6E16" w:rsidP="000A6E16">
      <w:pPr>
        <w:pStyle w:val="Heading2"/>
        <w:rPr>
          <w:ins w:id="131" w:author="51104040@stu.hcmut.edu.vn" w:date="2015-05-15T09:51:00Z"/>
        </w:rPr>
        <w:pPrChange w:id="132" w:author="51104040@stu.hcmut.edu.vn" w:date="2015-05-15T09:51:00Z">
          <w:pPr>
            <w:pStyle w:val="Heading1"/>
          </w:pPr>
        </w:pPrChange>
      </w:pPr>
      <w:bookmarkStart w:id="133" w:name="_Toc419447634"/>
      <w:ins w:id="134" w:author="51104040@stu.hcmut.edu.vn" w:date="2015-05-15T09:52:00Z">
        <w:r>
          <w:t>Phân giải đồng tham chiếu</w:t>
        </w:r>
      </w:ins>
      <w:bookmarkEnd w:id="133"/>
    </w:p>
    <w:p w:rsidR="000A6E16" w:rsidRPr="000A6E16" w:rsidRDefault="000A6E16" w:rsidP="000A6E16">
      <w:pPr>
        <w:pStyle w:val="ListParagraph"/>
        <w:numPr>
          <w:ilvl w:val="0"/>
          <w:numId w:val="15"/>
        </w:numPr>
        <w:rPr>
          <w:rPrChange w:id="135" w:author="51104040@stu.hcmut.edu.vn" w:date="2015-05-15T09:51:00Z">
            <w:rPr/>
          </w:rPrChange>
        </w:rPr>
        <w:pPrChange w:id="136" w:author="51104040@stu.hcmut.edu.vn" w:date="2015-05-15T09:51:00Z">
          <w:pPr>
            <w:pStyle w:val="Heading1"/>
          </w:pPr>
        </w:pPrChange>
      </w:pPr>
      <w:ins w:id="137" w:author="51104040@stu.hcmut.edu.vn" w:date="2015-05-15T09:51:00Z">
        <w:r>
          <w:t>Giới thiệu bài toán coreference là gì</w:t>
        </w:r>
      </w:ins>
    </w:p>
    <w:p w:rsidR="0085531D" w:rsidRDefault="0088104D" w:rsidP="0088104D">
      <w:pPr>
        <w:pStyle w:val="ListParagraph"/>
        <w:numPr>
          <w:ilvl w:val="0"/>
          <w:numId w:val="5"/>
        </w:numPr>
      </w:pPr>
      <w:r>
        <w:t>Coreference resolution nói chung</w:t>
      </w:r>
      <w:ins w:id="138" w:author="51104040@stu.hcmut.edu.vn" w:date="2015-05-15T09:46:00Z">
        <w:r w:rsidR="00D14F80">
          <w:t xml:space="preserve"> có 3 kiểu hệ thống</w:t>
        </w:r>
      </w:ins>
    </w:p>
    <w:p w:rsidR="00D14F80" w:rsidRDefault="006415C2" w:rsidP="006415C2">
      <w:pPr>
        <w:pStyle w:val="ListParagraph"/>
        <w:numPr>
          <w:ilvl w:val="1"/>
          <w:numId w:val="5"/>
        </w:numPr>
        <w:rPr>
          <w:ins w:id="139" w:author="51104040@stu.hcmut.edu.vn" w:date="2015-05-15T09:47:00Z"/>
        </w:rPr>
      </w:pPr>
      <w:del w:id="140" w:author="51104040@stu.hcmut.edu.vn" w:date="2015-05-15T09:46:00Z">
        <w:r w:rsidDel="00D14F80">
          <w:delText>Có 3 model</w:delText>
        </w:r>
      </w:del>
      <w:customXmlDelRangeStart w:id="141" w:author="51104040@stu.hcmut.edu.vn" w:date="2015-05-15T09:46:00Z"/>
      <w:sdt>
        <w:sdtPr>
          <w:id w:val="1758324366"/>
          <w:citation/>
        </w:sdtPr>
        <w:sdtEndPr/>
        <w:sdtContent>
          <w:customXmlDelRangeEnd w:id="141"/>
          <w:del w:id="142" w:author="51104040@stu.hcmut.edu.vn" w:date="2015-05-15T09:46:00Z">
            <w:r w:rsidDel="00D14F80">
              <w:fldChar w:fldCharType="begin"/>
            </w:r>
            <w:r w:rsidR="00B8017F" w:rsidDel="00D14F80">
              <w:delInstrText xml:space="preserve">CITATION XuY12 \l 1033 </w:delInstrText>
            </w:r>
            <w:r w:rsidDel="00D14F80">
              <w:fldChar w:fldCharType="separate"/>
            </w:r>
            <w:r w:rsidR="00261736" w:rsidDel="00D14F80">
              <w:rPr>
                <w:noProof/>
              </w:rPr>
              <w:delText xml:space="preserve"> </w:delText>
            </w:r>
            <w:r w:rsidR="00261736" w:rsidRPr="00261736" w:rsidDel="00D14F80">
              <w:rPr>
                <w:noProof/>
              </w:rPr>
              <w:delText>[1]</w:delText>
            </w:r>
            <w:r w:rsidDel="00D14F80">
              <w:fldChar w:fldCharType="end"/>
            </w:r>
          </w:del>
          <w:customXmlDelRangeStart w:id="143" w:author="51104040@stu.hcmut.edu.vn" w:date="2015-05-15T09:46:00Z"/>
        </w:sdtContent>
      </w:sdt>
      <w:customXmlDelRangeEnd w:id="143"/>
      <w:del w:id="144" w:author="51104040@stu.hcmut.edu.vn" w:date="2015-05-15T09:46:00Z">
        <w:r w:rsidR="00B8017F" w:rsidDel="00D14F80">
          <w:delText xml:space="preserve">: </w:delText>
        </w:r>
      </w:del>
      <w:ins w:id="145" w:author="51104040@stu.hcmut.edu.vn" w:date="2015-05-15T09:46:00Z">
        <w:r w:rsidR="00D14F80">
          <w:t>M</w:t>
        </w:r>
      </w:ins>
      <w:del w:id="146" w:author="51104040@stu.hcmut.edu.vn" w:date="2015-05-15T09:46:00Z">
        <w:r w:rsidR="00B8017F" w:rsidDel="00D14F80">
          <w:delText>m</w:delText>
        </w:r>
      </w:del>
      <w:r w:rsidR="00B8017F">
        <w:t>ention-pair model</w:t>
      </w:r>
    </w:p>
    <w:p w:rsidR="00D14F80" w:rsidRDefault="00B8017F" w:rsidP="006415C2">
      <w:pPr>
        <w:pStyle w:val="ListParagraph"/>
        <w:numPr>
          <w:ilvl w:val="1"/>
          <w:numId w:val="5"/>
        </w:numPr>
        <w:rPr>
          <w:ins w:id="147" w:author="51104040@stu.hcmut.edu.vn" w:date="2015-05-15T09:47:00Z"/>
        </w:rPr>
      </w:pPr>
      <w:del w:id="148" w:author="51104040@stu.hcmut.edu.vn" w:date="2015-05-15T09:47:00Z">
        <w:r w:rsidDel="00D14F80">
          <w:delText xml:space="preserve">, </w:delText>
        </w:r>
      </w:del>
      <w:ins w:id="149" w:author="51104040@stu.hcmut.edu.vn" w:date="2015-05-15T09:47:00Z">
        <w:r w:rsidR="00D14F80">
          <w:t>E</w:t>
        </w:r>
      </w:ins>
      <w:del w:id="150" w:author="51104040@stu.hcmut.edu.vn" w:date="2015-05-15T09:47:00Z">
        <w:r w:rsidDel="00D14F80">
          <w:delText>e</w:delText>
        </w:r>
      </w:del>
      <w:r>
        <w:t>ntity-mention model</w:t>
      </w:r>
    </w:p>
    <w:p w:rsidR="006415C2" w:rsidRDefault="00B8017F" w:rsidP="006415C2">
      <w:pPr>
        <w:pStyle w:val="ListParagraph"/>
        <w:numPr>
          <w:ilvl w:val="1"/>
          <w:numId w:val="5"/>
        </w:numPr>
        <w:rPr>
          <w:ins w:id="151" w:author="51104040@stu.hcmut.edu.vn" w:date="2015-05-15T09:53:00Z"/>
        </w:rPr>
      </w:pPr>
      <w:del w:id="152" w:author="51104040@stu.hcmut.edu.vn" w:date="2015-05-15T09:47:00Z">
        <w:r w:rsidDel="00D14F80">
          <w:delText xml:space="preserve"> và </w:delText>
        </w:r>
      </w:del>
      <w:ins w:id="153" w:author="51104040@stu.hcmut.edu.vn" w:date="2015-05-15T09:47:00Z">
        <w:r w:rsidR="00D14F80">
          <w:t>R</w:t>
        </w:r>
      </w:ins>
      <w:del w:id="154" w:author="51104040@stu.hcmut.edu.vn" w:date="2015-05-15T09:47:00Z">
        <w:r w:rsidDel="00D14F80">
          <w:delText>r</w:delText>
        </w:r>
      </w:del>
      <w:r>
        <w:t>anking model</w:t>
      </w:r>
    </w:p>
    <w:p w:rsidR="000A6E16" w:rsidRDefault="000A6E16" w:rsidP="000A6E16">
      <w:pPr>
        <w:pStyle w:val="Heading2"/>
        <w:rPr>
          <w:ins w:id="155" w:author="51104040@stu.hcmut.edu.vn" w:date="2015-05-15T09:53:00Z"/>
        </w:rPr>
        <w:pPrChange w:id="156" w:author="51104040@stu.hcmut.edu.vn" w:date="2015-05-15T09:53:00Z">
          <w:pPr>
            <w:pStyle w:val="ListParagraph"/>
            <w:numPr>
              <w:ilvl w:val="1"/>
              <w:numId w:val="5"/>
            </w:numPr>
            <w:ind w:left="1728" w:hanging="360"/>
          </w:pPr>
        </w:pPrChange>
      </w:pPr>
      <w:bookmarkStart w:id="157" w:name="_Toc419447635"/>
      <w:ins w:id="158" w:author="51104040@stu.hcmut.edu.vn" w:date="2015-05-15T09:53:00Z">
        <w:r>
          <w:t>Phân giải đồng tham chiếu cho bệnh án điện tử</w:t>
        </w:r>
        <w:bookmarkEnd w:id="157"/>
      </w:ins>
    </w:p>
    <w:p w:rsidR="000A6E16" w:rsidRPr="000A6E16" w:rsidDel="000A6E16" w:rsidRDefault="000A6E16" w:rsidP="000A6E16">
      <w:pPr>
        <w:pStyle w:val="ListParagraph"/>
        <w:numPr>
          <w:ilvl w:val="0"/>
          <w:numId w:val="5"/>
        </w:numPr>
        <w:rPr>
          <w:del w:id="159" w:author="51104040@stu.hcmut.edu.vn" w:date="2015-05-15T09:54:00Z"/>
          <w:rPrChange w:id="160" w:author="51104040@stu.hcmut.edu.vn" w:date="2015-05-15T09:54:00Z">
            <w:rPr>
              <w:del w:id="161" w:author="51104040@stu.hcmut.edu.vn" w:date="2015-05-15T09:54:00Z"/>
            </w:rPr>
          </w:rPrChange>
        </w:rPr>
        <w:pPrChange w:id="162" w:author="51104040@stu.hcmut.edu.vn" w:date="2015-05-15T09:54:00Z">
          <w:pPr>
            <w:pStyle w:val="ListParagraph"/>
            <w:numPr>
              <w:ilvl w:val="1"/>
              <w:numId w:val="5"/>
            </w:numPr>
            <w:ind w:left="1728" w:hanging="360"/>
          </w:pPr>
        </w:pPrChange>
      </w:pPr>
    </w:p>
    <w:p w:rsidR="0088104D" w:rsidRDefault="0088104D" w:rsidP="0088104D">
      <w:pPr>
        <w:pStyle w:val="ListParagraph"/>
        <w:numPr>
          <w:ilvl w:val="0"/>
          <w:numId w:val="5"/>
        </w:numPr>
        <w:rPr>
          <w:ins w:id="163" w:author="51104040@stu.hcmut.edu.vn" w:date="2015-05-15T09:56:00Z"/>
        </w:rPr>
      </w:pPr>
      <w:r>
        <w:t>Coreference cho văn bản y khoa, cụ thể là bệnh án điện tử</w:t>
      </w:r>
    </w:p>
    <w:p w:rsidR="000A6E16" w:rsidRDefault="000A6E16" w:rsidP="0088104D">
      <w:pPr>
        <w:pStyle w:val="ListParagraph"/>
        <w:numPr>
          <w:ilvl w:val="0"/>
          <w:numId w:val="5"/>
        </w:numPr>
      </w:pPr>
      <w:ins w:id="164" w:author="51104040@stu.hcmut.edu.vn" w:date="2015-05-15T09:56:00Z">
        <w:r>
          <w:t>Có 3 hướng tiếp cận:</w:t>
        </w:r>
      </w:ins>
    </w:p>
    <w:p w:rsidR="0088104D" w:rsidRDefault="0088104D" w:rsidP="000A6E16">
      <w:pPr>
        <w:pStyle w:val="ListParagraph"/>
        <w:numPr>
          <w:ilvl w:val="1"/>
          <w:numId w:val="5"/>
        </w:numPr>
        <w:pPrChange w:id="165" w:author="51104040@stu.hcmut.edu.vn" w:date="2015-05-15T09:56:00Z">
          <w:pPr>
            <w:pStyle w:val="ListParagraph"/>
            <w:numPr>
              <w:numId w:val="5"/>
            </w:numPr>
            <w:ind w:left="1008" w:hanging="360"/>
          </w:pPr>
        </w:pPrChange>
      </w:pPr>
      <w:r>
        <w:t>Rule-based learning</w:t>
      </w:r>
      <w:ins w:id="166" w:author="51104040@stu.hcmut.edu.vn" w:date="2015-05-15T09:56:00Z">
        <w:r w:rsidR="000A6E16">
          <w:t xml:space="preserve"> system</w:t>
        </w:r>
      </w:ins>
    </w:p>
    <w:p w:rsidR="0088104D" w:rsidRDefault="0088104D" w:rsidP="000A6E16">
      <w:pPr>
        <w:pStyle w:val="ListParagraph"/>
        <w:numPr>
          <w:ilvl w:val="1"/>
          <w:numId w:val="5"/>
        </w:numPr>
        <w:rPr>
          <w:ins w:id="167" w:author="51104040@stu.hcmut.edu.vn" w:date="2015-05-15T09:56:00Z"/>
        </w:rPr>
        <w:pPrChange w:id="168" w:author="51104040@stu.hcmut.edu.vn" w:date="2015-05-15T09:56:00Z">
          <w:pPr>
            <w:pStyle w:val="ListParagraph"/>
            <w:numPr>
              <w:numId w:val="5"/>
            </w:numPr>
            <w:ind w:left="1008" w:hanging="360"/>
          </w:pPr>
        </w:pPrChange>
      </w:pPr>
      <w:r>
        <w:t>Supervised learning</w:t>
      </w:r>
      <w:ins w:id="169" w:author="51104040@stu.hcmut.edu.vn" w:date="2015-05-15T09:56:00Z">
        <w:r w:rsidR="000A6E16">
          <w:t xml:space="preserve"> system</w:t>
        </w:r>
      </w:ins>
    </w:p>
    <w:p w:rsidR="000A6E16" w:rsidRDefault="000A6E16" w:rsidP="000A6E16">
      <w:pPr>
        <w:pStyle w:val="ListParagraph"/>
        <w:numPr>
          <w:ilvl w:val="1"/>
          <w:numId w:val="5"/>
        </w:numPr>
        <w:pPrChange w:id="170" w:author="51104040@stu.hcmut.edu.vn" w:date="2015-05-15T09:56:00Z">
          <w:pPr>
            <w:pStyle w:val="ListParagraph"/>
            <w:numPr>
              <w:numId w:val="5"/>
            </w:numPr>
            <w:ind w:left="1008" w:hanging="360"/>
          </w:pPr>
        </w:pPrChange>
      </w:pPr>
      <w:ins w:id="171" w:author="51104040@stu.hcmut.edu.vn" w:date="2015-05-15T09:56:00Z">
        <w:r>
          <w:t>Hybrid system</w:t>
        </w:r>
      </w:ins>
    </w:p>
    <w:p w:rsidR="008216A3" w:rsidDel="000A6E16" w:rsidRDefault="008216A3" w:rsidP="0088104D">
      <w:pPr>
        <w:pStyle w:val="ListParagraph"/>
        <w:numPr>
          <w:ilvl w:val="0"/>
          <w:numId w:val="5"/>
        </w:numPr>
        <w:rPr>
          <w:del w:id="172" w:author="51104040@stu.hcmut.edu.vn" w:date="2015-05-15T09:56:00Z"/>
        </w:rPr>
      </w:pPr>
      <w:del w:id="173" w:author="51104040@stu.hcmut.edu.vn" w:date="2015-05-15T09:56:00Z">
        <w:r w:rsidDel="000A6E16">
          <w:delText>Nhận diện thực thể trong bệnh án điện tử</w:delText>
        </w:r>
      </w:del>
    </w:p>
    <w:p w:rsidR="00AD20C2" w:rsidRDefault="008216A3" w:rsidP="00AD20C2">
      <w:pPr>
        <w:pPrChange w:id="174" w:author="51104040@stu.hcmut.edu.vn" w:date="2015-05-15T09:44:00Z">
          <w:pPr>
            <w:pStyle w:val="ListParagraph"/>
            <w:numPr>
              <w:numId w:val="5"/>
            </w:numPr>
            <w:ind w:left="1008" w:hanging="360"/>
          </w:pPr>
        </w:pPrChange>
      </w:pPr>
      <w:del w:id="175" w:author="51104040@stu.hcmut.edu.vn" w:date="2015-05-15T09:56:00Z">
        <w:r w:rsidDel="000A6E16">
          <w:delText>…</w:delText>
        </w:r>
      </w:del>
    </w:p>
    <w:p w:rsidR="00992532" w:rsidRDefault="005F78A7" w:rsidP="005F78A7">
      <w:pPr>
        <w:pStyle w:val="Heading1"/>
        <w:rPr>
          <w:ins w:id="176" w:author="51104040@stu.hcmut.edu.vn" w:date="2015-05-15T09:59:00Z"/>
        </w:rPr>
      </w:pPr>
      <w:bookmarkStart w:id="177" w:name="_Toc419447636"/>
      <w:r>
        <w:t>Kiến thức và công nghệ</w:t>
      </w:r>
      <w:bookmarkEnd w:id="177"/>
    </w:p>
    <w:p w:rsidR="005E2502" w:rsidRDefault="005E2502" w:rsidP="005E2502">
      <w:pPr>
        <w:pStyle w:val="Heading2"/>
        <w:rPr>
          <w:ins w:id="178" w:author="51104040@stu.hcmut.edu.vn" w:date="2015-05-15T09:59:00Z"/>
        </w:rPr>
      </w:pPr>
      <w:bookmarkStart w:id="179" w:name="_Toc419447637"/>
      <w:ins w:id="180" w:author="51104040@stu.hcmut.edu.vn" w:date="2015-05-15T09:59:00Z">
        <w:r>
          <w:t>Named-Entity-Regconition</w:t>
        </w:r>
        <w:bookmarkEnd w:id="179"/>
      </w:ins>
    </w:p>
    <w:p w:rsidR="005E2502" w:rsidRDefault="005E2502" w:rsidP="005E2502">
      <w:pPr>
        <w:pStyle w:val="ListParagraph"/>
        <w:numPr>
          <w:ilvl w:val="0"/>
          <w:numId w:val="5"/>
        </w:numPr>
        <w:rPr>
          <w:ins w:id="181" w:author="51104040@stu.hcmut.edu.vn" w:date="2015-05-15T10:01:00Z"/>
        </w:rPr>
        <w:pPrChange w:id="182" w:author="51104040@stu.hcmut.edu.vn" w:date="2015-05-15T09:59:00Z">
          <w:pPr>
            <w:pStyle w:val="Heading1"/>
          </w:pPr>
        </w:pPrChange>
      </w:pPr>
      <w:ins w:id="183" w:author="51104040@stu.hcmut.edu.vn" w:date="2015-05-15T09:59:00Z">
        <w:r>
          <w:t>Giải thích, giới thiệu, đưa ví dụ về NER</w:t>
        </w:r>
      </w:ins>
    </w:p>
    <w:p w:rsidR="0048792B" w:rsidRDefault="0048792B" w:rsidP="0048792B">
      <w:pPr>
        <w:pStyle w:val="Heading2"/>
        <w:rPr>
          <w:ins w:id="184" w:author="51104040@stu.hcmut.edu.vn" w:date="2015-05-15T10:01:00Z"/>
        </w:rPr>
        <w:pPrChange w:id="185" w:author="51104040@stu.hcmut.edu.vn" w:date="2015-05-15T10:01:00Z">
          <w:pPr>
            <w:pStyle w:val="Heading1"/>
          </w:pPr>
        </w:pPrChange>
      </w:pPr>
      <w:bookmarkStart w:id="186" w:name="_Toc419447638"/>
      <w:ins w:id="187" w:author="51104040@stu.hcmut.edu.vn" w:date="2015-05-15T10:01:00Z">
        <w:r>
          <w:t>Những vấn đề trong phân giải đồng tham chiếu trong bệnh án điện tử</w:t>
        </w:r>
        <w:bookmarkEnd w:id="186"/>
      </w:ins>
    </w:p>
    <w:p w:rsidR="0048792B" w:rsidRDefault="0048792B" w:rsidP="0048792B">
      <w:pPr>
        <w:pStyle w:val="ListParagraph"/>
        <w:numPr>
          <w:ilvl w:val="0"/>
          <w:numId w:val="5"/>
        </w:numPr>
        <w:rPr>
          <w:ins w:id="188" w:author="51104040@stu.hcmut.edu.vn" w:date="2015-05-15T10:03:00Z"/>
        </w:rPr>
        <w:pPrChange w:id="189" w:author="51104040@stu.hcmut.edu.vn" w:date="2015-05-15T10:02:00Z">
          <w:pPr>
            <w:pStyle w:val="Heading1"/>
          </w:pPr>
        </w:pPrChange>
      </w:pPr>
      <w:ins w:id="190" w:author="51104040@stu.hcmut.edu.vn" w:date="2015-05-15T10:02:00Z">
        <w:r>
          <w:t>Đưa ra các key observation trong bài báo</w:t>
        </w:r>
      </w:ins>
    </w:p>
    <w:p w:rsidR="0048792B" w:rsidRPr="0048792B" w:rsidRDefault="0048792B" w:rsidP="0048792B">
      <w:pPr>
        <w:pStyle w:val="ListParagraph"/>
        <w:numPr>
          <w:ilvl w:val="0"/>
          <w:numId w:val="5"/>
        </w:numPr>
        <w:rPr>
          <w:rPrChange w:id="191" w:author="51104040@stu.hcmut.edu.vn" w:date="2015-05-15T10:02:00Z">
            <w:rPr/>
          </w:rPrChange>
        </w:rPr>
        <w:pPrChange w:id="192" w:author="51104040@stu.hcmut.edu.vn" w:date="2015-05-15T10:02:00Z">
          <w:pPr>
            <w:pStyle w:val="Heading1"/>
          </w:pPr>
        </w:pPrChange>
      </w:pPr>
      <w:ins w:id="193" w:author="51104040@stu.hcmut.edu.vn" w:date="2015-05-15T10:03:00Z">
        <w:r>
          <w:t>Đưa ra các feature design</w:t>
        </w:r>
      </w:ins>
    </w:p>
    <w:p w:rsidR="00E02CA8" w:rsidDel="00A84CE6" w:rsidRDefault="00E02CA8" w:rsidP="0048792B">
      <w:pPr>
        <w:pStyle w:val="ListParagraph"/>
        <w:numPr>
          <w:ilvl w:val="0"/>
          <w:numId w:val="7"/>
        </w:numPr>
        <w:rPr>
          <w:del w:id="194" w:author="51104040@stu.hcmut.edu.vn" w:date="2015-05-15T10:03:00Z"/>
        </w:rPr>
        <w:pPrChange w:id="195" w:author="51104040@stu.hcmut.edu.vn" w:date="2015-05-15T10:03:00Z">
          <w:pPr>
            <w:pStyle w:val="ListParagraph"/>
            <w:numPr>
              <w:numId w:val="7"/>
            </w:numPr>
            <w:ind w:left="1008" w:hanging="360"/>
          </w:pPr>
        </w:pPrChange>
      </w:pPr>
      <w:r>
        <w:t>Nói rõ về coreference là gì và phân giải nó là như thế nào</w:t>
      </w:r>
    </w:p>
    <w:p w:rsidR="00A84CE6" w:rsidRDefault="00A84CE6" w:rsidP="00E02CA8">
      <w:pPr>
        <w:pStyle w:val="ListParagraph"/>
        <w:numPr>
          <w:ilvl w:val="0"/>
          <w:numId w:val="7"/>
        </w:numPr>
        <w:rPr>
          <w:ins w:id="196" w:author="51104040@stu.hcmut.edu.vn" w:date="2015-05-15T10:03:00Z"/>
        </w:rPr>
      </w:pPr>
    </w:p>
    <w:p w:rsidR="00AD20C2" w:rsidRDefault="00B8017F" w:rsidP="00A84CE6">
      <w:pPr>
        <w:pPrChange w:id="197" w:author="51104040@stu.hcmut.edu.vn" w:date="2015-05-15T10:03:00Z">
          <w:pPr>
            <w:pStyle w:val="ListParagraph"/>
            <w:numPr>
              <w:numId w:val="7"/>
            </w:numPr>
            <w:ind w:left="1008" w:hanging="360"/>
          </w:pPr>
        </w:pPrChange>
      </w:pPr>
      <w:del w:id="198" w:author="51104040@stu.hcmut.edu.vn" w:date="2015-05-15T10:03:00Z">
        <w:r w:rsidDel="0048792B">
          <w:delText xml:space="preserve">Chém gió mấy cái ở phần related work ở </w:delText>
        </w:r>
      </w:del>
      <w:customXmlDelRangeStart w:id="199" w:author="51104040@stu.hcmut.edu.vn" w:date="2015-05-15T10:03:00Z"/>
      <w:sdt>
        <w:sdtPr>
          <w:id w:val="-772472197"/>
          <w:citation/>
        </w:sdtPr>
        <w:sdtEndPr/>
        <w:sdtContent>
          <w:customXmlDelRangeEnd w:id="199"/>
          <w:del w:id="200" w:author="51104040@stu.hcmut.edu.vn" w:date="2015-05-15T10:03:00Z">
            <w:r w:rsidDel="0048792B">
              <w:fldChar w:fldCharType="begin"/>
            </w:r>
            <w:r w:rsidDel="0048792B">
              <w:delInstrText xml:space="preserve"> CITATION XuY12 \l 1033 </w:delInstrText>
            </w:r>
            <w:r w:rsidDel="0048792B">
              <w:fldChar w:fldCharType="separate"/>
            </w:r>
            <w:r w:rsidR="00261736" w:rsidRPr="00261736" w:rsidDel="0048792B">
              <w:rPr>
                <w:noProof/>
              </w:rPr>
              <w:delText>[1]</w:delText>
            </w:r>
            <w:r w:rsidDel="0048792B">
              <w:fldChar w:fldCharType="end"/>
            </w:r>
          </w:del>
          <w:customXmlDelRangeStart w:id="201" w:author="51104040@stu.hcmut.edu.vn" w:date="2015-05-15T10:03:00Z"/>
        </w:sdtContent>
      </w:sdt>
      <w:customXmlDelRangeEnd w:id="201"/>
      <w:del w:id="202" w:author="51104040@stu.hcmut.edu.vn" w:date="2015-05-15T10:03:00Z">
        <w:r w:rsidDel="0048792B">
          <w:delText xml:space="preserve"> vào</w:delText>
        </w:r>
      </w:del>
    </w:p>
    <w:p w:rsidR="00FB099A" w:rsidRDefault="005F78A7" w:rsidP="00FB099A">
      <w:pPr>
        <w:pStyle w:val="Heading1"/>
        <w:rPr>
          <w:ins w:id="203" w:author="51104040@stu.hcmut.edu.vn" w:date="2015-05-15T09:09:00Z"/>
        </w:rPr>
      </w:pPr>
      <w:del w:id="204" w:author="51104040@stu.hcmut.edu.vn" w:date="2015-05-15T09:16:00Z">
        <w:r w:rsidDel="004E7A3F">
          <w:lastRenderedPageBreak/>
          <w:delText>Phương pháp</w:delText>
        </w:r>
      </w:del>
      <w:bookmarkStart w:id="205" w:name="_Toc419447639"/>
      <w:ins w:id="206" w:author="51104040@stu.hcmut.edu.vn" w:date="2015-05-15T09:16:00Z">
        <w:r w:rsidR="004E7A3F">
          <w:t>Bài toán</w:t>
        </w:r>
      </w:ins>
      <w:r>
        <w:t xml:space="preserve"> đề xuất</w:t>
      </w:r>
      <w:bookmarkEnd w:id="205"/>
    </w:p>
    <w:p w:rsidR="004E7A3F" w:rsidRDefault="004E7A3F" w:rsidP="004E7A3F">
      <w:pPr>
        <w:pStyle w:val="Heading2"/>
        <w:rPr>
          <w:ins w:id="207" w:author="51104040@stu.hcmut.edu.vn" w:date="2015-05-15T09:17:00Z"/>
        </w:rPr>
        <w:pPrChange w:id="208" w:author="51104040@stu.hcmut.edu.vn" w:date="2015-05-15T09:09:00Z">
          <w:pPr>
            <w:pStyle w:val="Heading1"/>
          </w:pPr>
        </w:pPrChange>
      </w:pPr>
      <w:bookmarkStart w:id="209" w:name="_Toc419447640"/>
      <w:ins w:id="210" w:author="51104040@stu.hcmut.edu.vn" w:date="2015-05-15T09:09:00Z">
        <w:r>
          <w:t>Phạm vi đề tài</w:t>
        </w:r>
      </w:ins>
      <w:bookmarkEnd w:id="209"/>
    </w:p>
    <w:p w:rsidR="005E713C" w:rsidRPr="005E713C" w:rsidRDefault="005E713C" w:rsidP="005E713C">
      <w:pPr>
        <w:pStyle w:val="Heading3"/>
        <w:rPr>
          <w:ins w:id="211" w:author="51104040@stu.hcmut.edu.vn" w:date="2015-05-15T09:11:00Z"/>
          <w:rPrChange w:id="212" w:author="51104040@stu.hcmut.edu.vn" w:date="2015-05-15T09:17:00Z">
            <w:rPr>
              <w:ins w:id="213" w:author="51104040@stu.hcmut.edu.vn" w:date="2015-05-15T09:11:00Z"/>
            </w:rPr>
          </w:rPrChange>
        </w:rPr>
        <w:pPrChange w:id="214" w:author="51104040@stu.hcmut.edu.vn" w:date="2015-05-15T09:19:00Z">
          <w:pPr>
            <w:pStyle w:val="Heading1"/>
          </w:pPr>
        </w:pPrChange>
      </w:pPr>
      <w:bookmarkStart w:id="215" w:name="_Toc419447641"/>
      <w:ins w:id="216" w:author="51104040@stu.hcmut.edu.vn" w:date="2015-05-15T09:17:00Z">
        <w:r>
          <w:t>Nội dung bài toán</w:t>
        </w:r>
      </w:ins>
      <w:bookmarkEnd w:id="215"/>
    </w:p>
    <w:p w:rsidR="004E7A3F" w:rsidRDefault="004E7A3F" w:rsidP="004E7A3F">
      <w:pPr>
        <w:pStyle w:val="ListParagraph"/>
        <w:numPr>
          <w:ilvl w:val="0"/>
          <w:numId w:val="8"/>
        </w:numPr>
        <w:rPr>
          <w:ins w:id="217" w:author="51104040@stu.hcmut.edu.vn" w:date="2015-05-15T09:17:00Z"/>
        </w:rPr>
        <w:pPrChange w:id="218" w:author="51104040@stu.hcmut.edu.vn" w:date="2015-05-15T09:11:00Z">
          <w:pPr>
            <w:pStyle w:val="Heading1"/>
          </w:pPr>
        </w:pPrChange>
      </w:pPr>
      <w:ins w:id="219" w:author="51104040@stu.hcmut.edu.vn" w:date="2015-05-15T09:12:00Z">
        <w:r>
          <w:t xml:space="preserve">Xây dựng hệ thống </w:t>
        </w:r>
      </w:ins>
      <w:ins w:id="220" w:author="51104040@stu.hcmut.edu.vn" w:date="2015-05-15T09:13:00Z">
        <w:r>
          <w:t>phân giải đồng tham chiếu trên các bệnh án điện tử với các thực thể đã được</w:t>
        </w:r>
      </w:ins>
      <w:ins w:id="221" w:author="51104040@stu.hcmut.edu.vn" w:date="2015-05-15T09:14:00Z">
        <w:r>
          <w:t xml:space="preserve"> cho biết trước</w:t>
        </w:r>
      </w:ins>
    </w:p>
    <w:p w:rsidR="005E713C" w:rsidRPr="005E713C" w:rsidRDefault="005E713C" w:rsidP="005E713C">
      <w:pPr>
        <w:pStyle w:val="Heading3"/>
        <w:rPr>
          <w:ins w:id="222" w:author="51104040@stu.hcmut.edu.vn" w:date="2015-05-15T09:15:00Z"/>
          <w:rPrChange w:id="223" w:author="51104040@stu.hcmut.edu.vn" w:date="2015-05-15T09:17:00Z">
            <w:rPr>
              <w:ins w:id="224" w:author="51104040@stu.hcmut.edu.vn" w:date="2015-05-15T09:15:00Z"/>
            </w:rPr>
          </w:rPrChange>
        </w:rPr>
        <w:pPrChange w:id="225" w:author="51104040@stu.hcmut.edu.vn" w:date="2015-05-15T09:19:00Z">
          <w:pPr>
            <w:pStyle w:val="Heading1"/>
          </w:pPr>
        </w:pPrChange>
      </w:pPr>
      <w:bookmarkStart w:id="226" w:name="_Toc419447642"/>
      <w:ins w:id="227" w:author="51104040@stu.hcmut.edu.vn" w:date="2015-05-15T09:17:00Z">
        <w:r>
          <w:t>Dữ liệu đầu vào</w:t>
        </w:r>
      </w:ins>
      <w:bookmarkEnd w:id="226"/>
    </w:p>
    <w:p w:rsidR="004E7A3F" w:rsidRDefault="005E713C" w:rsidP="004E7A3F">
      <w:pPr>
        <w:pStyle w:val="ListParagraph"/>
        <w:numPr>
          <w:ilvl w:val="0"/>
          <w:numId w:val="8"/>
        </w:numPr>
        <w:rPr>
          <w:ins w:id="228" w:author="51104040@stu.hcmut.edu.vn" w:date="2015-05-15T09:21:00Z"/>
        </w:rPr>
        <w:pPrChange w:id="229" w:author="51104040@stu.hcmut.edu.vn" w:date="2015-05-15T09:11:00Z">
          <w:pPr>
            <w:pStyle w:val="Heading1"/>
          </w:pPr>
        </w:pPrChange>
      </w:pPr>
      <w:ins w:id="230" w:author="51104040@stu.hcmut.edu.vn" w:date="2015-05-15T09:17:00Z">
        <w:r>
          <w:t>L</w:t>
        </w:r>
      </w:ins>
      <w:ins w:id="231" w:author="51104040@stu.hcmut.edu.vn" w:date="2015-05-15T09:15:00Z">
        <w:r w:rsidR="004E7A3F">
          <w:t xml:space="preserve">à các bệnh án điện tử cùng với </w:t>
        </w:r>
      </w:ins>
      <w:ins w:id="232" w:author="51104040@stu.hcmut.edu.vn" w:date="2015-05-15T09:16:00Z">
        <w:r w:rsidR="004E7A3F">
          <w:t>danh sách các thực thể</w:t>
        </w:r>
      </w:ins>
      <w:ins w:id="233" w:author="51104040@stu.hcmut.edu.vn" w:date="2015-05-15T09:19:00Z">
        <w:r>
          <w:t xml:space="preserve"> đã được gán nhãn</w:t>
        </w:r>
      </w:ins>
      <w:ins w:id="234" w:author="51104040@stu.hcmut.edu.vn" w:date="2015-05-15T09:16:00Z">
        <w:r w:rsidR="004E7A3F">
          <w:t xml:space="preserve"> có trong bệnh án đó theo một định dạng nhất định</w:t>
        </w:r>
      </w:ins>
    </w:p>
    <w:p w:rsidR="00502CB9" w:rsidRDefault="00502CB9" w:rsidP="004E7A3F">
      <w:pPr>
        <w:pStyle w:val="ListParagraph"/>
        <w:numPr>
          <w:ilvl w:val="0"/>
          <w:numId w:val="8"/>
        </w:numPr>
        <w:rPr>
          <w:ins w:id="235" w:author="51104040@stu.hcmut.edu.vn" w:date="2015-05-15T09:17:00Z"/>
        </w:rPr>
        <w:pPrChange w:id="236" w:author="51104040@stu.hcmut.edu.vn" w:date="2015-05-15T09:11:00Z">
          <w:pPr>
            <w:pStyle w:val="Heading1"/>
          </w:pPr>
        </w:pPrChange>
      </w:pPr>
      <w:ins w:id="237" w:author="51104040@stu.hcmut.edu.vn" w:date="2015-05-15T09:21:00Z">
        <w:r>
          <w:t>Giải thích rõ đầu vào</w:t>
        </w:r>
      </w:ins>
    </w:p>
    <w:p w:rsidR="005E713C" w:rsidRDefault="005E713C" w:rsidP="004E7A3F">
      <w:pPr>
        <w:pStyle w:val="ListParagraph"/>
        <w:numPr>
          <w:ilvl w:val="0"/>
          <w:numId w:val="8"/>
        </w:numPr>
        <w:rPr>
          <w:ins w:id="238" w:author="51104040@stu.hcmut.edu.vn" w:date="2015-05-15T09:17:00Z"/>
        </w:rPr>
        <w:pPrChange w:id="239" w:author="51104040@stu.hcmut.edu.vn" w:date="2015-05-15T09:11:00Z">
          <w:pPr>
            <w:pStyle w:val="Heading1"/>
          </w:pPr>
        </w:pPrChange>
      </w:pPr>
      <w:ins w:id="240" w:author="51104040@stu.hcmut.edu.vn" w:date="2015-05-15T09:17:00Z">
        <w:r>
          <w:t>Đưa ra các ví dụ thực thể trong bệnh án</w:t>
        </w:r>
      </w:ins>
    </w:p>
    <w:p w:rsidR="005E713C" w:rsidRDefault="005E713C" w:rsidP="005E713C">
      <w:pPr>
        <w:pStyle w:val="Heading3"/>
        <w:rPr>
          <w:ins w:id="241" w:author="51104040@stu.hcmut.edu.vn" w:date="2015-05-15T09:18:00Z"/>
        </w:rPr>
        <w:pPrChange w:id="242" w:author="51104040@stu.hcmut.edu.vn" w:date="2015-05-15T09:19:00Z">
          <w:pPr>
            <w:pStyle w:val="Heading1"/>
          </w:pPr>
        </w:pPrChange>
      </w:pPr>
      <w:bookmarkStart w:id="243" w:name="_Toc419447643"/>
      <w:ins w:id="244" w:author="51104040@stu.hcmut.edu.vn" w:date="2015-05-15T09:18:00Z">
        <w:r>
          <w:t>Kết quả đầu ra</w:t>
        </w:r>
        <w:bookmarkEnd w:id="243"/>
      </w:ins>
    </w:p>
    <w:p w:rsidR="005E713C" w:rsidRDefault="005E713C" w:rsidP="00502CB9">
      <w:pPr>
        <w:pStyle w:val="ListParagraph"/>
        <w:numPr>
          <w:ilvl w:val="0"/>
          <w:numId w:val="9"/>
        </w:numPr>
        <w:rPr>
          <w:ins w:id="245" w:author="51104040@stu.hcmut.edu.vn" w:date="2015-05-15T09:21:00Z"/>
        </w:rPr>
        <w:pPrChange w:id="246" w:author="51104040@stu.hcmut.edu.vn" w:date="2015-05-15T09:20:00Z">
          <w:pPr>
            <w:pStyle w:val="Heading1"/>
          </w:pPr>
        </w:pPrChange>
      </w:pPr>
      <w:ins w:id="247" w:author="51104040@stu.hcmut.edu.vn" w:date="2015-05-15T09:18:00Z">
        <w:r>
          <w:t>Là chuỗi đồng tham chiếu các thực thể và nhãn cho chuỗi đó</w:t>
        </w:r>
      </w:ins>
    </w:p>
    <w:p w:rsidR="00502CB9" w:rsidRDefault="00502CB9" w:rsidP="00502CB9">
      <w:pPr>
        <w:pStyle w:val="ListParagraph"/>
        <w:numPr>
          <w:ilvl w:val="0"/>
          <w:numId w:val="9"/>
        </w:numPr>
        <w:rPr>
          <w:ins w:id="248" w:author="51104040@stu.hcmut.edu.vn" w:date="2015-05-15T09:20:00Z"/>
        </w:rPr>
        <w:pPrChange w:id="249" w:author="51104040@stu.hcmut.edu.vn" w:date="2015-05-15T09:20:00Z">
          <w:pPr>
            <w:pStyle w:val="Heading1"/>
          </w:pPr>
        </w:pPrChange>
      </w:pPr>
      <w:ins w:id="250" w:author="51104040@stu.hcmut.edu.vn" w:date="2015-05-15T09:21:00Z">
        <w:r>
          <w:t>Giải thích rõ kết quả</w:t>
        </w:r>
      </w:ins>
    </w:p>
    <w:p w:rsidR="00502CB9" w:rsidRDefault="00502CB9" w:rsidP="00502CB9">
      <w:pPr>
        <w:pStyle w:val="ListParagraph"/>
        <w:numPr>
          <w:ilvl w:val="0"/>
          <w:numId w:val="9"/>
        </w:numPr>
        <w:rPr>
          <w:ins w:id="251" w:author="51104040@stu.hcmut.edu.vn" w:date="2015-05-15T09:21:00Z"/>
        </w:rPr>
        <w:pPrChange w:id="252" w:author="51104040@stu.hcmut.edu.vn" w:date="2015-05-15T09:20:00Z">
          <w:pPr>
            <w:pStyle w:val="Heading1"/>
          </w:pPr>
        </w:pPrChange>
      </w:pPr>
      <w:ins w:id="253" w:author="51104040@stu.hcmut.edu.vn" w:date="2015-05-15T09:20:00Z">
        <w:r>
          <w:t>Đưa ra ví dụ kết quả mong muốn</w:t>
        </w:r>
      </w:ins>
    </w:p>
    <w:p w:rsidR="00502CB9" w:rsidRDefault="00502CB9" w:rsidP="00502CB9">
      <w:pPr>
        <w:pStyle w:val="Heading2"/>
        <w:rPr>
          <w:ins w:id="254" w:author="51104040@stu.hcmut.edu.vn" w:date="2015-05-15T09:24:00Z"/>
        </w:rPr>
        <w:pPrChange w:id="255" w:author="51104040@stu.hcmut.edu.vn" w:date="2015-05-15T09:21:00Z">
          <w:pPr>
            <w:pStyle w:val="Heading1"/>
          </w:pPr>
        </w:pPrChange>
      </w:pPr>
      <w:bookmarkStart w:id="256" w:name="_Toc419447644"/>
      <w:ins w:id="257" w:author="51104040@stu.hcmut.edu.vn" w:date="2015-05-15T09:21:00Z">
        <w:r>
          <w:t>Thiết kế hệ thống</w:t>
        </w:r>
      </w:ins>
      <w:bookmarkEnd w:id="256"/>
    </w:p>
    <w:p w:rsidR="00C93F7F" w:rsidRPr="00C93F7F" w:rsidRDefault="00C93F7F" w:rsidP="00C93F7F">
      <w:pPr>
        <w:pStyle w:val="Heading3"/>
        <w:rPr>
          <w:ins w:id="258" w:author="51104040@stu.hcmut.edu.vn" w:date="2015-05-15T09:22:00Z"/>
          <w:rPrChange w:id="259" w:author="51104040@stu.hcmut.edu.vn" w:date="2015-05-15T09:24:00Z">
            <w:rPr>
              <w:ins w:id="260" w:author="51104040@stu.hcmut.edu.vn" w:date="2015-05-15T09:22:00Z"/>
            </w:rPr>
          </w:rPrChange>
        </w:rPr>
        <w:pPrChange w:id="261" w:author="51104040@stu.hcmut.edu.vn" w:date="2015-05-15T09:24:00Z">
          <w:pPr>
            <w:pStyle w:val="Heading1"/>
          </w:pPr>
        </w:pPrChange>
      </w:pPr>
      <w:bookmarkStart w:id="262" w:name="_Toc419447645"/>
      <w:ins w:id="263" w:author="51104040@stu.hcmut.edu.vn" w:date="2015-05-15T09:24:00Z">
        <w:r>
          <w:t>Định nghĩa nhãn</w:t>
        </w:r>
      </w:ins>
      <w:bookmarkEnd w:id="262"/>
    </w:p>
    <w:p w:rsidR="00502CB9" w:rsidRDefault="00502CB9" w:rsidP="00502CB9">
      <w:pPr>
        <w:pStyle w:val="ListParagraph"/>
        <w:numPr>
          <w:ilvl w:val="0"/>
          <w:numId w:val="10"/>
        </w:numPr>
        <w:rPr>
          <w:ins w:id="264" w:author="51104040@stu.hcmut.edu.vn" w:date="2015-05-15T09:25:00Z"/>
        </w:rPr>
        <w:pPrChange w:id="265" w:author="51104040@stu.hcmut.edu.vn" w:date="2015-05-15T09:22:00Z">
          <w:pPr>
            <w:pStyle w:val="Heading1"/>
          </w:pPr>
        </w:pPrChange>
      </w:pPr>
      <w:ins w:id="266" w:author="51104040@stu.hcmut.edu.vn" w:date="2015-05-15T09:22:00Z">
        <w:r>
          <w:t>Đị</w:t>
        </w:r>
        <w:r w:rsidR="00587C76">
          <w:t>nh nghĩa 5</w:t>
        </w:r>
        <w:r>
          <w:t xml:space="preserve"> nhãn Person, Problem, Test, Treatment, Pronoun</w:t>
        </w:r>
      </w:ins>
    </w:p>
    <w:p w:rsidR="00C93F7F" w:rsidRDefault="00C93F7F" w:rsidP="00502CB9">
      <w:pPr>
        <w:pStyle w:val="ListParagraph"/>
        <w:numPr>
          <w:ilvl w:val="0"/>
          <w:numId w:val="10"/>
        </w:numPr>
        <w:rPr>
          <w:ins w:id="267" w:author="51104040@stu.hcmut.edu.vn" w:date="2015-05-15T09:26:00Z"/>
        </w:rPr>
        <w:pPrChange w:id="268" w:author="51104040@stu.hcmut.edu.vn" w:date="2015-05-15T09:22:00Z">
          <w:pPr>
            <w:pStyle w:val="Heading1"/>
          </w:pPr>
        </w:pPrChange>
      </w:pPr>
      <w:ins w:id="269" w:author="51104040@stu.hcmut.edu.vn" w:date="2015-05-15T09:25:00Z">
        <w:r>
          <w:t>Đưa ra ví dụ về các thực thể và nhãn trong một bệnh án cụ thể</w:t>
        </w:r>
      </w:ins>
    </w:p>
    <w:p w:rsidR="00C93F7F" w:rsidRDefault="00C93F7F" w:rsidP="00C93F7F">
      <w:pPr>
        <w:pStyle w:val="Heading3"/>
        <w:rPr>
          <w:ins w:id="270" w:author="51104040@stu.hcmut.edu.vn" w:date="2015-05-15T09:26:00Z"/>
        </w:rPr>
        <w:pPrChange w:id="271" w:author="51104040@stu.hcmut.edu.vn" w:date="2015-05-15T09:26:00Z">
          <w:pPr>
            <w:pStyle w:val="Heading1"/>
          </w:pPr>
        </w:pPrChange>
      </w:pPr>
      <w:bookmarkStart w:id="272" w:name="_Toc419447646"/>
      <w:ins w:id="273" w:author="51104040@stu.hcmut.edu.vn" w:date="2015-05-15T09:26:00Z">
        <w:r>
          <w:t>Chi tiết hệ thống</w:t>
        </w:r>
        <w:bookmarkEnd w:id="272"/>
      </w:ins>
    </w:p>
    <w:p w:rsidR="001B6915" w:rsidRPr="001B6915" w:rsidRDefault="001B6915" w:rsidP="001B6915">
      <w:pPr>
        <w:ind w:left="288" w:firstLine="0"/>
        <w:rPr>
          <w:ins w:id="274" w:author="51104040@stu.hcmut.edu.vn" w:date="2015-05-15T09:25:00Z"/>
          <w:rPrChange w:id="275" w:author="51104040@stu.hcmut.edu.vn" w:date="2015-05-15T09:26:00Z">
            <w:rPr>
              <w:ins w:id="276" w:author="51104040@stu.hcmut.edu.vn" w:date="2015-05-15T09:25:00Z"/>
            </w:rPr>
          </w:rPrChange>
        </w:rPr>
        <w:pPrChange w:id="277" w:author="51104040@stu.hcmut.edu.vn" w:date="2015-05-15T09:26:00Z">
          <w:pPr>
            <w:pStyle w:val="Heading1"/>
          </w:pPr>
        </w:pPrChange>
      </w:pPr>
    </w:p>
    <w:p w:rsidR="004E7A3F" w:rsidRPr="004E7A3F" w:rsidDel="005E713C" w:rsidRDefault="004E7A3F" w:rsidP="004E7A3F">
      <w:pPr>
        <w:pStyle w:val="ListParagraph"/>
        <w:numPr>
          <w:ilvl w:val="0"/>
          <w:numId w:val="8"/>
        </w:numPr>
        <w:rPr>
          <w:del w:id="278" w:author="51104040@stu.hcmut.edu.vn" w:date="2015-05-15T09:18:00Z"/>
          <w:rPrChange w:id="279" w:author="51104040@stu.hcmut.edu.vn" w:date="2015-05-15T09:11:00Z">
            <w:rPr>
              <w:del w:id="280" w:author="51104040@stu.hcmut.edu.vn" w:date="2015-05-15T09:18:00Z"/>
            </w:rPr>
          </w:rPrChange>
        </w:rPr>
        <w:pPrChange w:id="281" w:author="51104040@stu.hcmut.edu.vn" w:date="2015-05-15T09:11:00Z">
          <w:pPr>
            <w:pStyle w:val="Heading1"/>
          </w:pPr>
        </w:pPrChange>
      </w:pPr>
    </w:p>
    <w:p w:rsidR="00FB099A" w:rsidRDefault="00FB099A" w:rsidP="00FB099A">
      <w:pPr>
        <w:keepNext/>
        <w:jc w:val="center"/>
      </w:pPr>
      <w:r>
        <w:object w:dxaOrig="4966" w:dyaOrig="54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272.25pt" o:ole="">
            <v:imagedata r:id="rId14" o:title=""/>
          </v:shape>
          <o:OLEObject Type="Embed" ProgID="Visio.Drawing.15" ShapeID="_x0000_i1025" DrawAspect="Content" ObjectID="_1493189537" r:id="rId15"/>
        </w:object>
      </w:r>
    </w:p>
    <w:p w:rsidR="00FB099A" w:rsidRDefault="00FB099A" w:rsidP="00FB099A">
      <w:pPr>
        <w:pStyle w:val="Caption"/>
        <w:rPr>
          <w:ins w:id="282" w:author="51104040@stu.hcmut.edu.vn" w:date="2015-05-15T09:27:00Z"/>
        </w:rPr>
      </w:pPr>
      <w:r>
        <w:t xml:space="preserve">Hình </w:t>
      </w:r>
      <w:r w:rsidR="00832352">
        <w:fldChar w:fldCharType="begin"/>
      </w:r>
      <w:r w:rsidR="00832352">
        <w:instrText xml:space="preserve"> SEQ Hình \* ARABIC </w:instrText>
      </w:r>
      <w:r w:rsidR="00832352">
        <w:fldChar w:fldCharType="separate"/>
      </w:r>
      <w:r>
        <w:rPr>
          <w:noProof/>
        </w:rPr>
        <w:t>1</w:t>
      </w:r>
      <w:r w:rsidR="00832352">
        <w:rPr>
          <w:noProof/>
        </w:rPr>
        <w:fldChar w:fldCharType="end"/>
      </w:r>
      <w:r>
        <w:t>. Sơ đồ khối</w:t>
      </w:r>
    </w:p>
    <w:p w:rsidR="001B6915" w:rsidRDefault="001B6915" w:rsidP="001B6915">
      <w:pPr>
        <w:pStyle w:val="ListParagraph"/>
        <w:numPr>
          <w:ilvl w:val="0"/>
          <w:numId w:val="12"/>
        </w:numPr>
        <w:rPr>
          <w:ins w:id="283" w:author="51104040@stu.hcmut.edu.vn" w:date="2015-05-15T09:27:00Z"/>
        </w:rPr>
        <w:pPrChange w:id="284" w:author="51104040@stu.hcmut.edu.vn" w:date="2015-05-15T09:27:00Z">
          <w:pPr>
            <w:pStyle w:val="Caption"/>
          </w:pPr>
        </w:pPrChange>
      </w:pPr>
      <w:ins w:id="285" w:author="51104040@stu.hcmut.edu.vn" w:date="2015-05-15T09:27:00Z">
        <w:r>
          <w:t>Hệ thống sẽ gồm các bước</w:t>
        </w:r>
      </w:ins>
    </w:p>
    <w:p w:rsidR="001B6915" w:rsidRDefault="001B6915" w:rsidP="001B6915">
      <w:pPr>
        <w:pStyle w:val="ListParagraph"/>
        <w:numPr>
          <w:ilvl w:val="1"/>
          <w:numId w:val="12"/>
        </w:numPr>
        <w:rPr>
          <w:ins w:id="286" w:author="51104040@stu.hcmut.edu.vn" w:date="2015-05-15T09:27:00Z"/>
        </w:rPr>
        <w:pPrChange w:id="287" w:author="51104040@stu.hcmut.edu.vn" w:date="2015-05-15T09:27:00Z">
          <w:pPr>
            <w:pStyle w:val="Caption"/>
          </w:pPr>
        </w:pPrChange>
      </w:pPr>
      <w:ins w:id="288" w:author="51104040@stu.hcmut.edu.vn" w:date="2015-05-15T09:27:00Z">
        <w:r>
          <w:t>Tiền xử lý</w:t>
        </w:r>
      </w:ins>
      <w:ins w:id="289" w:author="51104040@stu.hcmut.edu.vn" w:date="2015-05-15T09:28:00Z">
        <w:r>
          <w:t xml:space="preserve"> (kết quả là các cặp thực thể có khả năng đồng tham chiếu)</w:t>
        </w:r>
      </w:ins>
    </w:p>
    <w:p w:rsidR="001B6915" w:rsidRDefault="00803D99" w:rsidP="001B6915">
      <w:pPr>
        <w:pStyle w:val="ListParagraph"/>
        <w:numPr>
          <w:ilvl w:val="1"/>
          <w:numId w:val="12"/>
        </w:numPr>
        <w:rPr>
          <w:ins w:id="290" w:author="51104040@stu.hcmut.edu.vn" w:date="2015-05-15T09:27:00Z"/>
        </w:rPr>
        <w:pPrChange w:id="291" w:author="51104040@stu.hcmut.edu.vn" w:date="2015-05-15T09:27:00Z">
          <w:pPr>
            <w:pStyle w:val="Caption"/>
          </w:pPr>
        </w:pPrChange>
      </w:pPr>
      <w:ins w:id="292" w:author="51104040@stu.hcmut.edu.vn" w:date="2015-05-15T09:31:00Z">
        <w:r>
          <w:lastRenderedPageBreak/>
          <w:t>Học máy có giám sát s</w:t>
        </w:r>
      </w:ins>
      <w:ins w:id="293" w:author="51104040@stu.hcmut.edu.vn" w:date="2015-05-15T09:27:00Z">
        <w:r w:rsidR="001B6915">
          <w:t>ử dụng 3 module riêng biệt để phân loại 3 nhóm nhãn thực thể</w:t>
        </w:r>
      </w:ins>
      <w:ins w:id="294" w:author="51104040@stu.hcmut.edu.vn" w:date="2015-05-15T09:28:00Z">
        <w:r w:rsidR="001B6915">
          <w:t xml:space="preserve"> (kết quả là độ tin cậy việc đồng tham chiếu của căp thực thể)</w:t>
        </w:r>
      </w:ins>
    </w:p>
    <w:p w:rsidR="001B6915" w:rsidRDefault="001B6915" w:rsidP="001B6915">
      <w:pPr>
        <w:pStyle w:val="ListParagraph"/>
        <w:numPr>
          <w:ilvl w:val="1"/>
          <w:numId w:val="12"/>
        </w:numPr>
        <w:rPr>
          <w:ins w:id="295" w:author="51104040@stu.hcmut.edu.vn" w:date="2015-05-15T09:30:00Z"/>
        </w:rPr>
        <w:pPrChange w:id="296" w:author="51104040@stu.hcmut.edu.vn" w:date="2015-05-15T09:27:00Z">
          <w:pPr>
            <w:pStyle w:val="Caption"/>
          </w:pPr>
        </w:pPrChange>
      </w:pPr>
      <w:ins w:id="297" w:author="51104040@stu.hcmut.edu.vn" w:date="2015-05-15T09:29:00Z">
        <w:r>
          <w:t xml:space="preserve">Áp dụng giải thuật best-first clustering (kết quả là </w:t>
        </w:r>
      </w:ins>
      <w:ins w:id="298" w:author="51104040@stu.hcmut.edu.vn" w:date="2015-05-15T09:30:00Z">
        <w:r>
          <w:t>các cặp thực thể đã được xác định là đồng tham chiếu)</w:t>
        </w:r>
      </w:ins>
    </w:p>
    <w:p w:rsidR="001B6915" w:rsidRDefault="001B6915" w:rsidP="001B6915">
      <w:pPr>
        <w:pStyle w:val="ListParagraph"/>
        <w:numPr>
          <w:ilvl w:val="1"/>
          <w:numId w:val="12"/>
        </w:numPr>
        <w:rPr>
          <w:ins w:id="299" w:author="51104040@stu.hcmut.edu.vn" w:date="2015-05-15T09:30:00Z"/>
        </w:rPr>
        <w:pPrChange w:id="300" w:author="51104040@stu.hcmut.edu.vn" w:date="2015-05-15T09:27:00Z">
          <w:pPr>
            <w:pStyle w:val="Caption"/>
          </w:pPr>
        </w:pPrChange>
      </w:pPr>
      <w:ins w:id="301" w:author="51104040@stu.hcmut.edu.vn" w:date="2015-05-15T09:30:00Z">
        <w:r>
          <w:t xml:space="preserve">Xây dựng chuỗi </w:t>
        </w:r>
      </w:ins>
      <w:ins w:id="302" w:author="51104040@stu.hcmut.edu.vn" w:date="2015-05-15T09:31:00Z">
        <w:r w:rsidR="00803D99">
          <w:t xml:space="preserve">đồng </w:t>
        </w:r>
      </w:ins>
      <w:ins w:id="303" w:author="51104040@stu.hcmut.edu.vn" w:date="2015-05-15T09:30:00Z">
        <w:r>
          <w:t>tham chiếu</w:t>
        </w:r>
      </w:ins>
    </w:p>
    <w:p w:rsidR="00803D99" w:rsidRDefault="00803D99" w:rsidP="00803D99">
      <w:pPr>
        <w:pStyle w:val="Heading3"/>
        <w:rPr>
          <w:ins w:id="304" w:author="51104040@stu.hcmut.edu.vn" w:date="2015-05-15T09:31:00Z"/>
        </w:rPr>
        <w:pPrChange w:id="305" w:author="51104040@stu.hcmut.edu.vn" w:date="2015-05-15T09:30:00Z">
          <w:pPr>
            <w:pStyle w:val="Caption"/>
          </w:pPr>
        </w:pPrChange>
      </w:pPr>
      <w:bookmarkStart w:id="306" w:name="_Toc419447647"/>
      <w:ins w:id="307" w:author="51104040@stu.hcmut.edu.vn" w:date="2015-05-15T09:30:00Z">
        <w:r>
          <w:t>Tiền xử lý</w:t>
        </w:r>
      </w:ins>
      <w:bookmarkEnd w:id="306"/>
    </w:p>
    <w:p w:rsidR="00803D99" w:rsidRDefault="00803D99" w:rsidP="00803D99">
      <w:pPr>
        <w:pStyle w:val="ListParagraph"/>
        <w:numPr>
          <w:ilvl w:val="0"/>
          <w:numId w:val="12"/>
        </w:numPr>
        <w:rPr>
          <w:ins w:id="308" w:author="51104040@stu.hcmut.edu.vn" w:date="2015-05-15T09:32:00Z"/>
        </w:rPr>
        <w:pPrChange w:id="309" w:author="51104040@stu.hcmut.edu.vn" w:date="2015-05-15T09:32:00Z">
          <w:pPr>
            <w:pStyle w:val="Caption"/>
          </w:pPr>
        </w:pPrChange>
      </w:pPr>
      <w:ins w:id="310" w:author="51104040@stu.hcmut.edu.vn" w:date="2015-05-15T09:32:00Z">
        <w:r>
          <w:t>Giải thích bước tiền xử lý</w:t>
        </w:r>
      </w:ins>
    </w:p>
    <w:p w:rsidR="00803D99" w:rsidRDefault="00803D99" w:rsidP="00803D99">
      <w:pPr>
        <w:pStyle w:val="ListParagraph"/>
        <w:numPr>
          <w:ilvl w:val="0"/>
          <w:numId w:val="12"/>
        </w:numPr>
        <w:rPr>
          <w:ins w:id="311" w:author="51104040@stu.hcmut.edu.vn" w:date="2015-05-15T09:33:00Z"/>
        </w:rPr>
        <w:pPrChange w:id="312" w:author="51104040@stu.hcmut.edu.vn" w:date="2015-05-15T09:32:00Z">
          <w:pPr>
            <w:pStyle w:val="Caption"/>
          </w:pPr>
        </w:pPrChange>
      </w:pPr>
      <w:ins w:id="313" w:author="51104040@stu.hcmut.edu.vn" w:date="2015-05-15T09:33:00Z">
        <w:r>
          <w:t>Đưa ví dụ: “her CT scan” và “a CT scan” sau khi được tiền xử lý đều trở thành “CT scan”</w:t>
        </w:r>
      </w:ins>
    </w:p>
    <w:p w:rsidR="00803D99" w:rsidRPr="00803D99" w:rsidRDefault="00803D99" w:rsidP="00803D99">
      <w:pPr>
        <w:pStyle w:val="ListParagraph"/>
        <w:numPr>
          <w:ilvl w:val="0"/>
          <w:numId w:val="12"/>
        </w:numPr>
        <w:rPr>
          <w:ins w:id="314" w:author="51104040@stu.hcmut.edu.vn" w:date="2015-05-15T09:31:00Z"/>
          <w:rPrChange w:id="315" w:author="51104040@stu.hcmut.edu.vn" w:date="2015-05-15T09:31:00Z">
            <w:rPr>
              <w:ins w:id="316" w:author="51104040@stu.hcmut.edu.vn" w:date="2015-05-15T09:31:00Z"/>
            </w:rPr>
          </w:rPrChange>
        </w:rPr>
        <w:pPrChange w:id="317" w:author="51104040@stu.hcmut.edu.vn" w:date="2015-05-15T09:32:00Z">
          <w:pPr>
            <w:pStyle w:val="Caption"/>
          </w:pPr>
        </w:pPrChange>
      </w:pPr>
      <w:ins w:id="318" w:author="51104040@stu.hcmut.edu.vn" w:date="2015-05-15T09:33:00Z">
        <w:r>
          <w:t xml:space="preserve">Cặp mention được xây dựng là lọc từ </w:t>
        </w:r>
      </w:ins>
      <m:oMath>
        <m:sSubSup>
          <m:sSubSupPr>
            <m:ctrlPr>
              <w:ins w:id="319" w:author="51104040@stu.hcmut.edu.vn" w:date="2015-05-15T09:34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320" w:author="51104040@stu.hcmut.edu.vn" w:date="2015-05-15T09:34:00Z">
                <w:rPr>
                  <w:rFonts w:ascii="Cambria Math" w:hAnsi="Cambria Math"/>
                </w:rPr>
                <m:t>C</m:t>
              </w:ins>
            </m:r>
          </m:e>
          <m:sub>
            <m:r>
              <w:ins w:id="321" w:author="51104040@stu.hcmut.edu.vn" w:date="2015-05-15T09:34:00Z">
                <w:rPr>
                  <w:rFonts w:ascii="Cambria Math" w:hAnsi="Cambria Math"/>
                </w:rPr>
                <m:t>n</m:t>
              </w:ins>
            </m:r>
          </m:sub>
          <m:sup>
            <m:r>
              <w:ins w:id="322" w:author="51104040@stu.hcmut.edu.vn" w:date="2015-05-15T09:34:00Z">
                <w:rPr>
                  <w:rFonts w:ascii="Cambria Math" w:hAnsi="Cambria Math"/>
                </w:rPr>
                <m:t>2</m:t>
              </w:ins>
            </m:r>
          </m:sup>
        </m:sSubSup>
      </m:oMath>
    </w:p>
    <w:p w:rsidR="00803D99" w:rsidRDefault="00803D99" w:rsidP="00803D99">
      <w:pPr>
        <w:pStyle w:val="Heading3"/>
        <w:rPr>
          <w:ins w:id="323" w:author="51104040@stu.hcmut.edu.vn" w:date="2015-05-15T09:34:00Z"/>
        </w:rPr>
        <w:pPrChange w:id="324" w:author="51104040@stu.hcmut.edu.vn" w:date="2015-05-15T09:31:00Z">
          <w:pPr>
            <w:pStyle w:val="Caption"/>
          </w:pPr>
        </w:pPrChange>
      </w:pPr>
      <w:bookmarkStart w:id="325" w:name="_Toc419447648"/>
      <w:ins w:id="326" w:author="51104040@stu.hcmut.edu.vn" w:date="2015-05-15T09:31:00Z">
        <w:r>
          <w:t>Học máy có giám sát</w:t>
        </w:r>
      </w:ins>
      <w:bookmarkEnd w:id="325"/>
    </w:p>
    <w:p w:rsidR="00803D99" w:rsidRDefault="00803D99" w:rsidP="00803D99">
      <w:pPr>
        <w:pStyle w:val="ListParagraph"/>
        <w:numPr>
          <w:ilvl w:val="0"/>
          <w:numId w:val="13"/>
        </w:numPr>
        <w:rPr>
          <w:ins w:id="327" w:author="51104040@stu.hcmut.edu.vn" w:date="2015-05-15T09:35:00Z"/>
        </w:rPr>
        <w:pPrChange w:id="328" w:author="51104040@stu.hcmut.edu.vn" w:date="2015-05-15T09:34:00Z">
          <w:pPr>
            <w:pStyle w:val="Caption"/>
          </w:pPr>
        </w:pPrChange>
      </w:pPr>
      <w:ins w:id="329" w:author="51104040@stu.hcmut.edu.vn" w:date="2015-05-15T09:34:00Z">
        <w:r>
          <w:t>Sử dụng 3 module riêng</w:t>
        </w:r>
      </w:ins>
      <w:ins w:id="330" w:author="51104040@stu.hcmut.edu.vn" w:date="2015-05-15T09:35:00Z">
        <w:r>
          <w:t xml:space="preserve"> biệt ứng với 5 nhãn</w:t>
        </w:r>
      </w:ins>
    </w:p>
    <w:p w:rsidR="00803D99" w:rsidRDefault="00803D99" w:rsidP="00803D99">
      <w:pPr>
        <w:pStyle w:val="ListParagraph"/>
        <w:numPr>
          <w:ilvl w:val="1"/>
          <w:numId w:val="13"/>
        </w:numPr>
        <w:rPr>
          <w:ins w:id="331" w:author="51104040@stu.hcmut.edu.vn" w:date="2015-05-15T09:35:00Z"/>
        </w:rPr>
        <w:pPrChange w:id="332" w:author="51104040@stu.hcmut.edu.vn" w:date="2015-05-15T09:35:00Z">
          <w:pPr>
            <w:pStyle w:val="Caption"/>
          </w:pPr>
        </w:pPrChange>
      </w:pPr>
      <w:ins w:id="333" w:author="51104040@stu.hcmut.edu.vn" w:date="2015-05-15T09:35:00Z">
        <w:r>
          <w:t>Module Person (thêm vào thuộc tính patient hoặc family hoặc hospital person)</w:t>
        </w:r>
      </w:ins>
    </w:p>
    <w:p w:rsidR="00803D99" w:rsidRDefault="00803D99" w:rsidP="00803D99">
      <w:pPr>
        <w:pStyle w:val="ListParagraph"/>
        <w:numPr>
          <w:ilvl w:val="1"/>
          <w:numId w:val="13"/>
        </w:numPr>
        <w:rPr>
          <w:ins w:id="334" w:author="51104040@stu.hcmut.edu.vn" w:date="2015-05-15T09:36:00Z"/>
        </w:rPr>
        <w:pPrChange w:id="335" w:author="51104040@stu.hcmut.edu.vn" w:date="2015-05-15T09:35:00Z">
          <w:pPr>
            <w:pStyle w:val="Caption"/>
          </w:pPr>
        </w:pPrChange>
      </w:pPr>
      <w:ins w:id="336" w:author="51104040@stu.hcmut.edu.vn" w:date="2015-05-15T09:35:00Z">
        <w:r>
          <w:t>Module Non-person</w:t>
        </w:r>
      </w:ins>
      <w:ins w:id="337" w:author="51104040@stu.hcmut.edu.vn" w:date="2015-05-15T09:36:00Z">
        <w:r>
          <w:t xml:space="preserve"> (Problem – Test – Treatment)</w:t>
        </w:r>
      </w:ins>
    </w:p>
    <w:p w:rsidR="00803D99" w:rsidRDefault="00803D99" w:rsidP="00803D99">
      <w:pPr>
        <w:pStyle w:val="ListParagraph"/>
        <w:numPr>
          <w:ilvl w:val="1"/>
          <w:numId w:val="13"/>
        </w:numPr>
        <w:rPr>
          <w:ins w:id="338" w:author="51104040@stu.hcmut.edu.vn" w:date="2015-05-15T09:36:00Z"/>
        </w:rPr>
        <w:pPrChange w:id="339" w:author="51104040@stu.hcmut.edu.vn" w:date="2015-05-15T09:35:00Z">
          <w:pPr>
            <w:pStyle w:val="Caption"/>
          </w:pPr>
        </w:pPrChange>
      </w:pPr>
      <w:ins w:id="340" w:author="51104040@stu.hcmut.edu.vn" w:date="2015-05-15T09:36:00Z">
        <w:r>
          <w:t>Module Pronoun</w:t>
        </w:r>
      </w:ins>
      <w:ins w:id="341" w:author="51104040@stu.hcmut.edu.vn" w:date="2015-05-15T09:35:00Z">
        <w:r>
          <w:t xml:space="preserve"> </w:t>
        </w:r>
      </w:ins>
    </w:p>
    <w:p w:rsidR="00803D99" w:rsidRDefault="00803D99" w:rsidP="00803D99">
      <w:pPr>
        <w:jc w:val="center"/>
        <w:rPr>
          <w:ins w:id="342" w:author="51104040@stu.hcmut.edu.vn" w:date="2015-05-15T09:36:00Z"/>
        </w:rPr>
        <w:pPrChange w:id="343" w:author="51104040@stu.hcmut.edu.vn" w:date="2015-05-15T09:36:00Z">
          <w:pPr>
            <w:pStyle w:val="Caption"/>
          </w:pPr>
        </w:pPrChange>
      </w:pPr>
      <w:ins w:id="344" w:author="51104040@stu.hcmut.edu.vn" w:date="2015-05-15T09:36:00Z">
        <w:r>
          <w:rPr>
            <w:noProof/>
          </w:rPr>
          <w:drawing>
            <wp:inline distT="0" distB="0" distL="0" distR="0" wp14:anchorId="0DCD2666" wp14:editId="1246C2F7">
              <wp:extent cx="5353651" cy="295275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amiajnl-2011-000734fig2.jp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78774" cy="29666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03D99" w:rsidRPr="00803D99" w:rsidRDefault="00803D99" w:rsidP="00803D99">
      <w:pPr>
        <w:pStyle w:val="Caption"/>
        <w:rPr>
          <w:ins w:id="345" w:author="51104040@stu.hcmut.edu.vn" w:date="2015-05-15T09:31:00Z"/>
          <w:rPrChange w:id="346" w:author="51104040@stu.hcmut.edu.vn" w:date="2015-05-15T09:34:00Z">
            <w:rPr>
              <w:ins w:id="347" w:author="51104040@stu.hcmut.edu.vn" w:date="2015-05-15T09:31:00Z"/>
            </w:rPr>
          </w:rPrChange>
        </w:rPr>
        <w:pPrChange w:id="348" w:author="51104040@stu.hcmut.edu.vn" w:date="2015-05-15T09:36:00Z">
          <w:pPr>
            <w:pStyle w:val="Caption"/>
          </w:pPr>
        </w:pPrChange>
      </w:pPr>
      <w:ins w:id="349" w:author="51104040@stu.hcmut.edu.vn" w:date="2015-05-15T09:36:00Z">
        <w:r>
          <w:t>Hình 2. Sơ đồ khối</w:t>
        </w:r>
      </w:ins>
    </w:p>
    <w:p w:rsidR="00803D99" w:rsidRDefault="00803D99" w:rsidP="00803D99">
      <w:pPr>
        <w:pStyle w:val="Heading3"/>
        <w:rPr>
          <w:ins w:id="350" w:author="51104040@stu.hcmut.edu.vn" w:date="2015-05-15T09:37:00Z"/>
        </w:rPr>
        <w:pPrChange w:id="351" w:author="51104040@stu.hcmut.edu.vn" w:date="2015-05-15T09:31:00Z">
          <w:pPr>
            <w:pStyle w:val="Caption"/>
          </w:pPr>
        </w:pPrChange>
      </w:pPr>
      <w:bookmarkStart w:id="352" w:name="_Toc419447649"/>
      <w:ins w:id="353" w:author="51104040@stu.hcmut.edu.vn" w:date="2015-05-15T09:31:00Z">
        <w:r>
          <w:t>Best-first clustering</w:t>
        </w:r>
      </w:ins>
      <w:bookmarkEnd w:id="352"/>
    </w:p>
    <w:p w:rsidR="00803D99" w:rsidRPr="00803D99" w:rsidRDefault="00803D99" w:rsidP="00803D99">
      <w:pPr>
        <w:pStyle w:val="ListParagraph"/>
        <w:numPr>
          <w:ilvl w:val="0"/>
          <w:numId w:val="13"/>
        </w:numPr>
        <w:rPr>
          <w:ins w:id="354" w:author="51104040@stu.hcmut.edu.vn" w:date="2015-05-15T09:31:00Z"/>
          <w:rPrChange w:id="355" w:author="51104040@stu.hcmut.edu.vn" w:date="2015-05-15T09:37:00Z">
            <w:rPr>
              <w:ins w:id="356" w:author="51104040@stu.hcmut.edu.vn" w:date="2015-05-15T09:31:00Z"/>
            </w:rPr>
          </w:rPrChange>
        </w:rPr>
        <w:pPrChange w:id="357" w:author="51104040@stu.hcmut.edu.vn" w:date="2015-05-15T09:37:00Z">
          <w:pPr>
            <w:pStyle w:val="Caption"/>
          </w:pPr>
        </w:pPrChange>
      </w:pPr>
      <w:ins w:id="358" w:author="51104040@stu.hcmut.edu.vn" w:date="2015-05-15T09:37:00Z">
        <w:r>
          <w:t>Giải thích thuật toán best-first clustering</w:t>
        </w:r>
      </w:ins>
    </w:p>
    <w:p w:rsidR="00803D99" w:rsidRDefault="00803D99" w:rsidP="00803D99">
      <w:pPr>
        <w:pStyle w:val="Heading3"/>
        <w:rPr>
          <w:ins w:id="359" w:author="51104040@stu.hcmut.edu.vn" w:date="2015-05-15T09:37:00Z"/>
        </w:rPr>
        <w:pPrChange w:id="360" w:author="51104040@stu.hcmut.edu.vn" w:date="2015-05-15T09:31:00Z">
          <w:pPr>
            <w:pStyle w:val="Caption"/>
          </w:pPr>
        </w:pPrChange>
      </w:pPr>
      <w:bookmarkStart w:id="361" w:name="_Toc419447650"/>
      <w:ins w:id="362" w:author="51104040@stu.hcmut.edu.vn" w:date="2015-05-15T09:31:00Z">
        <w:r>
          <w:t>Xây dựng chuỗi đồng tham chiếu</w:t>
        </w:r>
      </w:ins>
      <w:bookmarkEnd w:id="361"/>
    </w:p>
    <w:p w:rsidR="00090238" w:rsidRDefault="00803D99" w:rsidP="00983DC1">
      <w:pPr>
        <w:pStyle w:val="ListParagraph"/>
        <w:numPr>
          <w:ilvl w:val="0"/>
          <w:numId w:val="13"/>
        </w:numPr>
        <w:rPr>
          <w:ins w:id="363" w:author="51104040@stu.hcmut.edu.vn" w:date="2015-05-15T10:06:00Z"/>
        </w:rPr>
        <w:pPrChange w:id="364" w:author="51104040@stu.hcmut.edu.vn" w:date="2015-05-15T10:05:00Z">
          <w:pPr>
            <w:pStyle w:val="Caption"/>
          </w:pPr>
        </w:pPrChange>
      </w:pPr>
      <w:ins w:id="365" w:author="51104040@stu.hcmut.edu.vn" w:date="2015-05-15T09:37:00Z">
        <w:r>
          <w:t>Ghép các cặp thực thể đồng tham chiếu để xây dựng chuỗi đồng tham chiếu</w:t>
        </w:r>
      </w:ins>
    </w:p>
    <w:p w:rsidR="00983DC1" w:rsidRDefault="00983DC1" w:rsidP="00983DC1">
      <w:pPr>
        <w:rPr>
          <w:ins w:id="366" w:author="51104040@stu.hcmut.edu.vn" w:date="2015-05-15T09:07:00Z"/>
        </w:rPr>
        <w:pPrChange w:id="367" w:author="51104040@stu.hcmut.edu.vn" w:date="2015-05-15T10:06:00Z">
          <w:pPr>
            <w:pStyle w:val="Caption"/>
          </w:pPr>
        </w:pPrChange>
      </w:pPr>
    </w:p>
    <w:p w:rsidR="00090238" w:rsidRPr="00090238" w:rsidDel="00803D99" w:rsidRDefault="00803D99" w:rsidP="00090238">
      <w:pPr>
        <w:pStyle w:val="Caption"/>
        <w:rPr>
          <w:del w:id="368" w:author="51104040@stu.hcmut.edu.vn" w:date="2015-05-15T09:36:00Z"/>
          <w:rPrChange w:id="369" w:author="51104040@stu.hcmut.edu.vn" w:date="2015-05-15T09:06:00Z">
            <w:rPr>
              <w:del w:id="370" w:author="51104040@stu.hcmut.edu.vn" w:date="2015-05-15T09:36:00Z"/>
            </w:rPr>
          </w:rPrChange>
        </w:rPr>
        <w:pPrChange w:id="371" w:author="51104040@stu.hcmut.edu.vn" w:date="2015-05-15T09:07:00Z">
          <w:pPr>
            <w:pStyle w:val="Caption"/>
          </w:pPr>
        </w:pPrChange>
      </w:pPr>
      <w:bookmarkStart w:id="372" w:name="_Toc419447651"/>
      <w:ins w:id="373" w:author="51104040@stu.hcmut.edu.vn" w:date="2015-05-15T09:41:00Z">
        <w:r>
          <w:t>Tập</w:t>
        </w:r>
        <w:bookmarkEnd w:id="372"/>
        <w:r>
          <w:t xml:space="preserve"> </w:t>
        </w:r>
      </w:ins>
    </w:p>
    <w:p w:rsidR="005F78A7" w:rsidRDefault="00803D99" w:rsidP="005F78A7">
      <w:pPr>
        <w:pStyle w:val="Heading1"/>
        <w:rPr>
          <w:ins w:id="374" w:author="51104040@stu.hcmut.edu.vn" w:date="2015-05-15T09:40:00Z"/>
        </w:rPr>
      </w:pPr>
      <w:bookmarkStart w:id="375" w:name="_Toc419447652"/>
      <w:ins w:id="376" w:author="51104040@stu.hcmut.edu.vn" w:date="2015-05-15T09:41:00Z">
        <w:r>
          <w:t>d</w:t>
        </w:r>
      </w:ins>
      <w:del w:id="377" w:author="51104040@stu.hcmut.edu.vn" w:date="2015-05-15T09:41:00Z">
        <w:r w:rsidR="005F78A7" w:rsidDel="00803D99">
          <w:delText>D</w:delText>
        </w:r>
      </w:del>
      <w:r w:rsidR="005F78A7">
        <w:t>ữ liệu</w:t>
      </w:r>
      <w:bookmarkStart w:id="378" w:name="_GoBack"/>
      <w:bookmarkEnd w:id="378"/>
      <w:ins w:id="379" w:author="51104040@stu.hcmut.edu.vn" w:date="2015-05-15T09:40:00Z">
        <w:r>
          <w:t xml:space="preserve"> và phương pháp đánh giá</w:t>
        </w:r>
        <w:bookmarkEnd w:id="375"/>
      </w:ins>
    </w:p>
    <w:p w:rsidR="00803D99" w:rsidRPr="00803D99" w:rsidRDefault="00803D99" w:rsidP="00803D99">
      <w:pPr>
        <w:pStyle w:val="Heading2"/>
        <w:rPr>
          <w:rPrChange w:id="380" w:author="51104040@stu.hcmut.edu.vn" w:date="2015-05-15T09:41:00Z">
            <w:rPr/>
          </w:rPrChange>
        </w:rPr>
        <w:pPrChange w:id="381" w:author="51104040@stu.hcmut.edu.vn" w:date="2015-05-15T09:41:00Z">
          <w:pPr>
            <w:pStyle w:val="Heading1"/>
          </w:pPr>
        </w:pPrChange>
      </w:pPr>
      <w:bookmarkStart w:id="382" w:name="_Toc419447653"/>
      <w:ins w:id="383" w:author="51104040@stu.hcmut.edu.vn" w:date="2015-05-15T09:41:00Z">
        <w:r>
          <w:t>Tập dữ liệu</w:t>
        </w:r>
      </w:ins>
      <w:bookmarkEnd w:id="382"/>
    </w:p>
    <w:p w:rsidR="005F78A7" w:rsidRDefault="00F53AEC" w:rsidP="00F53AEC">
      <w:pPr>
        <w:pStyle w:val="ListParagraph"/>
        <w:numPr>
          <w:ilvl w:val="0"/>
          <w:numId w:val="7"/>
        </w:numPr>
        <w:rPr>
          <w:ins w:id="384" w:author="51104040@stu.hcmut.edu.vn" w:date="2015-05-15T09:41:00Z"/>
        </w:rPr>
      </w:pPr>
      <w:r>
        <w:t>Nói về bộ dữ liệu i2b2/VA</w:t>
      </w:r>
    </w:p>
    <w:p w:rsidR="000D28D0" w:rsidRDefault="000D28D0" w:rsidP="00F53AEC">
      <w:pPr>
        <w:pStyle w:val="ListParagraph"/>
        <w:numPr>
          <w:ilvl w:val="0"/>
          <w:numId w:val="7"/>
        </w:numPr>
        <w:rPr>
          <w:ins w:id="385" w:author="51104040@stu.hcmut.edu.vn" w:date="2015-05-15T09:41:00Z"/>
        </w:rPr>
      </w:pPr>
      <w:ins w:id="386" w:author="51104040@stu.hcmut.edu.vn" w:date="2015-05-15T09:41:00Z">
        <w:r>
          <w:t>Quy trình lấy và cam kết bảo mật dữ liệu</w:t>
        </w:r>
      </w:ins>
    </w:p>
    <w:p w:rsidR="000D28D0" w:rsidRDefault="000D28D0" w:rsidP="00F53AEC">
      <w:pPr>
        <w:pStyle w:val="ListParagraph"/>
        <w:numPr>
          <w:ilvl w:val="0"/>
          <w:numId w:val="7"/>
        </w:numPr>
        <w:rPr>
          <w:ins w:id="387" w:author="51104040@stu.hcmut.edu.vn" w:date="2015-05-15T09:41:00Z"/>
        </w:rPr>
      </w:pPr>
      <w:ins w:id="388" w:author="51104040@stu.hcmut.edu.vn" w:date="2015-05-15T09:41:00Z">
        <w:r>
          <w:t>Số lượng mẫu trong từng tập (training và test)</w:t>
        </w:r>
      </w:ins>
    </w:p>
    <w:p w:rsidR="000D28D0" w:rsidRDefault="000D28D0" w:rsidP="000D28D0">
      <w:pPr>
        <w:pStyle w:val="Heading2"/>
        <w:pPrChange w:id="389" w:author="51104040@stu.hcmut.edu.vn" w:date="2015-05-15T09:42:00Z">
          <w:pPr>
            <w:pStyle w:val="ListParagraph"/>
            <w:numPr>
              <w:numId w:val="7"/>
            </w:numPr>
            <w:ind w:left="1008" w:hanging="360"/>
          </w:pPr>
        </w:pPrChange>
      </w:pPr>
      <w:bookmarkStart w:id="390" w:name="_Toc419447654"/>
      <w:ins w:id="391" w:author="51104040@stu.hcmut.edu.vn" w:date="2015-05-15T09:42:00Z">
        <w:r>
          <w:lastRenderedPageBreak/>
          <w:t>Phương pháp đánh giá</w:t>
        </w:r>
      </w:ins>
      <w:bookmarkEnd w:id="390"/>
    </w:p>
    <w:p w:rsidR="00F53AEC" w:rsidRDefault="00F53AEC" w:rsidP="00F53AEC">
      <w:pPr>
        <w:pStyle w:val="ListParagraph"/>
        <w:numPr>
          <w:ilvl w:val="0"/>
          <w:numId w:val="7"/>
        </w:numPr>
        <w:rPr>
          <w:ins w:id="392" w:author="51104040@stu.hcmut.edu.vn" w:date="2015-05-15T09:42:00Z"/>
        </w:rPr>
      </w:pPr>
      <w:del w:id="393" w:author="51104040@stu.hcmut.edu.vn" w:date="2015-05-15T09:42:00Z">
        <w:r w:rsidDel="000D28D0">
          <w:delText>Nói về 3 cách đánh giá tính</w:delText>
        </w:r>
      </w:del>
      <w:ins w:id="394" w:author="51104040@stu.hcmut.edu.vn" w:date="2015-05-15T09:42:00Z">
        <w:r w:rsidR="000D28D0">
          <w:t>Sử dụng 3 độ đo:</w:t>
        </w:r>
      </w:ins>
      <w:r>
        <w:t xml:space="preserve"> F-measure, </w:t>
      </w:r>
      <w:del w:id="395" w:author="51104040@stu.hcmut.edu.vn" w:date="2015-05-15T09:42:00Z">
        <w:r w:rsidDel="000D28D0">
          <w:delText xml:space="preserve">precision </w:delText>
        </w:r>
      </w:del>
      <w:ins w:id="396" w:author="51104040@stu.hcmut.edu.vn" w:date="2015-05-15T09:42:00Z">
        <w:r w:rsidR="000D28D0">
          <w:t>P</w:t>
        </w:r>
        <w:r w:rsidR="000D28D0">
          <w:t xml:space="preserve">recision </w:t>
        </w:r>
      </w:ins>
      <w:r>
        <w:t xml:space="preserve">và </w:t>
      </w:r>
      <w:del w:id="397" w:author="51104040@stu.hcmut.edu.vn" w:date="2015-05-15T09:42:00Z">
        <w:r w:rsidDel="000D28D0">
          <w:delText>recall</w:delText>
        </w:r>
      </w:del>
      <w:ins w:id="398" w:author="51104040@stu.hcmut.edu.vn" w:date="2015-05-15T09:42:00Z">
        <w:r w:rsidR="000D28D0">
          <w:t>R</w:t>
        </w:r>
        <w:r w:rsidR="000D28D0">
          <w:t>ecall</w:t>
        </w:r>
      </w:ins>
    </w:p>
    <w:p w:rsidR="000D28D0" w:rsidRDefault="000D28D0" w:rsidP="00F53AEC">
      <w:pPr>
        <w:pStyle w:val="ListParagraph"/>
        <w:numPr>
          <w:ilvl w:val="0"/>
          <w:numId w:val="7"/>
        </w:numPr>
      </w:pPr>
      <w:ins w:id="399" w:author="51104040@stu.hcmut.edu.vn" w:date="2015-05-15T09:42:00Z">
        <w:r>
          <w:t>Kết quả đánh giá cuối cùng là trung bình không trọng số của 3 độ đo trên</w:t>
        </w:r>
      </w:ins>
    </w:p>
    <w:p w:rsidR="005F78A7" w:rsidRDefault="005F78A7" w:rsidP="005F78A7">
      <w:pPr>
        <w:pStyle w:val="Heading1"/>
      </w:pPr>
      <w:bookmarkStart w:id="400" w:name="_Toc419447655"/>
      <w:r>
        <w:t>Kết luận</w:t>
      </w:r>
      <w:bookmarkEnd w:id="400"/>
    </w:p>
    <w:p w:rsidR="00E02CA8" w:rsidRPr="00E02CA8" w:rsidRDefault="00E02CA8" w:rsidP="00E02CA8"/>
    <w:bookmarkStart w:id="401" w:name="_Toc419447656" w:displacedByCustomXml="next"/>
    <w:sdt>
      <w:sdtPr>
        <w:rPr>
          <w:rFonts w:eastAsiaTheme="minorHAnsi" w:cstheme="minorBidi"/>
          <w:b w:val="0"/>
          <w:sz w:val="22"/>
          <w:szCs w:val="22"/>
        </w:rPr>
        <w:id w:val="-2121366159"/>
        <w:docPartObj>
          <w:docPartGallery w:val="Bibliographies"/>
          <w:docPartUnique/>
        </w:docPartObj>
      </w:sdtPr>
      <w:sdtEndPr/>
      <w:sdtContent>
        <w:p w:rsidR="00E02CA8" w:rsidRDefault="00B8017F">
          <w:pPr>
            <w:pStyle w:val="Heading1"/>
          </w:pPr>
          <w:r>
            <w:t>Tài liệu tham khảo</w:t>
          </w:r>
          <w:bookmarkEnd w:id="401"/>
        </w:p>
        <w:sdt>
          <w:sdtPr>
            <w:id w:val="-573587230"/>
            <w:bibliography/>
          </w:sdtPr>
          <w:sdtEndPr/>
          <w:sdtContent>
            <w:p w:rsidR="00261736" w:rsidRDefault="00E02CA8" w:rsidP="00B8017F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08"/>
                <w:gridCol w:w="8565"/>
              </w:tblGrid>
              <w:tr w:rsidR="00261736">
                <w:trPr>
                  <w:divId w:val="204132364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Xu, J. Liu, J. Wu, Y. Wang, Z. Tu, J.-T. Sun, J. Tsujii and E. I-Chao, "A classification approach to coreference in discharge summaries: 2011 i2b2 challenge,"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the American Medical Informatics Association : JAMIA, </w:t>
                    </w:r>
                    <w:r>
                      <w:rPr>
                        <w:noProof/>
                      </w:rPr>
                      <w:t xml:space="preserve">vol. 19, no. 5, pp. 897-905, 2012. </w:t>
                    </w:r>
                  </w:p>
                </w:tc>
              </w:tr>
            </w:tbl>
            <w:p w:rsidR="00261736" w:rsidRDefault="00261736">
              <w:pPr>
                <w:divId w:val="2041323646"/>
                <w:rPr>
                  <w:rFonts w:eastAsia="Times New Roman"/>
                  <w:noProof/>
                </w:rPr>
              </w:pPr>
            </w:p>
            <w:p w:rsidR="00E02CA8" w:rsidRDefault="00E02CA8" w:rsidP="00B801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E0154F" w:rsidRDefault="00E0154F" w:rsidP="00026593"/>
    <w:sectPr w:rsidR="00E0154F" w:rsidSect="003B1F75">
      <w:headerReference w:type="even" r:id="rId17"/>
      <w:headerReference w:type="default" r:id="rId18"/>
      <w:footerReference w:type="even" r:id="rId19"/>
      <w:footerReference w:type="default" r:id="rId20"/>
      <w:type w:val="oddPage"/>
      <w:pgSz w:w="11909" w:h="16834" w:code="9"/>
      <w:pgMar w:top="1440" w:right="1152" w:bottom="1152" w:left="1152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2352" w:rsidRDefault="00832352" w:rsidP="001341D9">
      <w:pPr>
        <w:spacing w:after="0"/>
      </w:pPr>
      <w:r>
        <w:separator/>
      </w:r>
    </w:p>
  </w:endnote>
  <w:endnote w:type="continuationSeparator" w:id="0">
    <w:p w:rsidR="00832352" w:rsidRDefault="00832352" w:rsidP="001341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A0A9D5E-71CB-4FBF-AD75-5491EE199D63}"/>
    <w:embedBold r:id="rId2" w:fontKey="{D6395783-DDD7-41E1-94DC-2981DFFCF6B5}"/>
    <w:embedItalic r:id="rId3" w:fontKey="{3887A0BC-4873-42B0-87C2-6654649D4AF1}"/>
  </w:font>
  <w:font w:name="LM Roman 10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C23D6758-8CB4-4462-9E83-691E5A06FB09}"/>
    <w:embedItalic r:id="rId5" w:fontKey="{8BC92F16-FE3A-4DF0-AB8D-FF7D3DC859AD}"/>
  </w:font>
  <w:font w:name="LM Sans 10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LM Roman 8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LM Roman 12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6" w:fontKey="{C3AAD35D-40AC-4E80-B190-A0DA0451696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132AD9">
    <w:pPr>
      <w:pStyle w:val="Footer"/>
      <w:ind w:firstLine="0"/>
      <w:rPr>
        <w:rFonts w:ascii="LM Sans 10" w:hAnsi="LM Sans 1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132AD9">
      <w:rPr>
        <w:rFonts w:ascii="LM Sans 10" w:hAnsi="LM Sans 10"/>
        <w:noProof/>
      </w:rPr>
      <w:t>5</w:t>
    </w:r>
    <w:r w:rsidRPr="000300C7">
      <w:rPr>
        <w:rFonts w:ascii="LM Sans 10" w:hAnsi="LM Sans 10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132AD9">
    <w:pPr>
      <w:pStyle w:val="Footer"/>
      <w:pBdr>
        <w:top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PAGE   \* MERGEFORMAT </w:instrText>
    </w:r>
    <w:r w:rsidRPr="00132AD9">
      <w:rPr>
        <w:rFonts w:ascii="LM Sans 10" w:hAnsi="LM Sans 10"/>
      </w:rPr>
      <w:fldChar w:fldCharType="separate"/>
    </w:r>
    <w:r w:rsidR="00983DC1">
      <w:rPr>
        <w:rFonts w:ascii="LM Sans 10" w:hAnsi="LM Sans 10"/>
        <w:noProof/>
      </w:rPr>
      <w:t>8</w:t>
    </w:r>
    <w:r w:rsidRPr="00132AD9">
      <w:rPr>
        <w:rFonts w:ascii="LM Sans 10" w:hAnsi="LM Sans 10"/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983DC1">
      <w:rPr>
        <w:rFonts w:ascii="LM Sans 10" w:hAnsi="LM Sans 10"/>
        <w:noProof/>
      </w:rPr>
      <w:t>7</w:t>
    </w:r>
    <w:r w:rsidRPr="000300C7">
      <w:rPr>
        <w:rFonts w:ascii="LM Sans 10" w:hAnsi="LM Sans 10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2352" w:rsidRDefault="00832352" w:rsidP="001341D9">
      <w:pPr>
        <w:spacing w:after="0"/>
      </w:pPr>
      <w:r>
        <w:separator/>
      </w:r>
    </w:p>
  </w:footnote>
  <w:footnote w:type="continuationSeparator" w:id="0">
    <w:p w:rsidR="00832352" w:rsidRDefault="00832352" w:rsidP="001341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F75" w:rsidRPr="000300C7" w:rsidRDefault="003B1F75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Pr="000300C7">
      <w:rPr>
        <w:rFonts w:ascii="LM Sans 10" w:hAnsi="LM Sans 10"/>
      </w:rPr>
      <w:fldChar w:fldCharType="separate"/>
    </w:r>
    <w:r w:rsidR="006B730B">
      <w:rPr>
        <w:rFonts w:ascii="LM Sans 10" w:hAnsi="LM Sans 10"/>
        <w:noProof/>
      </w:rPr>
      <w:t>Section1</w:t>
    </w:r>
    <w:r w:rsidRPr="000300C7">
      <w:rPr>
        <w:rFonts w:ascii="LM Sans 10" w:hAnsi="LM Sans 1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132AD9" w:rsidRDefault="00132AD9" w:rsidP="00132AD9">
    <w:pPr>
      <w:pStyle w:val="Header"/>
      <w:pBdr>
        <w:bottom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STYLEREF  "Heading 1"  \* MERGEFORMAT </w:instrText>
    </w:r>
    <w:r w:rsidRPr="00132AD9">
      <w:rPr>
        <w:rFonts w:ascii="LM Sans 10" w:hAnsi="LM Sans 10"/>
      </w:rPr>
      <w:fldChar w:fldCharType="separate"/>
    </w:r>
    <w:r w:rsidR="00983DC1">
      <w:rPr>
        <w:rFonts w:ascii="LM Sans 10" w:hAnsi="LM Sans 10"/>
        <w:noProof/>
      </w:rPr>
      <w:t>Kết luận</w:t>
    </w:r>
    <w:r w:rsidRPr="00132AD9">
      <w:rPr>
        <w:rFonts w:ascii="LM Sans 10" w:hAnsi="LM Sans 1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="00803D99">
      <w:rPr>
        <w:rFonts w:ascii="LM Sans 10" w:hAnsi="LM Sans 10"/>
      </w:rPr>
      <w:fldChar w:fldCharType="separate"/>
    </w:r>
    <w:r w:rsidR="00983DC1">
      <w:rPr>
        <w:rFonts w:ascii="LM Sans 10" w:hAnsi="LM Sans 10"/>
        <w:noProof/>
      </w:rPr>
      <w:t>Tập</w:t>
    </w:r>
    <w:r w:rsidRPr="000300C7">
      <w:rPr>
        <w:rFonts w:ascii="LM Sans 10" w:hAnsi="LM Sans 1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76899"/>
    <w:multiLevelType w:val="hybridMultilevel"/>
    <w:tmpl w:val="C3D0AE6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>
    <w:nsid w:val="083D2D3C"/>
    <w:multiLevelType w:val="hybridMultilevel"/>
    <w:tmpl w:val="48E62A2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1F75017B"/>
    <w:multiLevelType w:val="hybridMultilevel"/>
    <w:tmpl w:val="E654C57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>
    <w:nsid w:val="249B0973"/>
    <w:multiLevelType w:val="hybridMultilevel"/>
    <w:tmpl w:val="4ACE142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29780B04"/>
    <w:multiLevelType w:val="hybridMultilevel"/>
    <w:tmpl w:val="AA04F65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>
    <w:nsid w:val="35E96D53"/>
    <w:multiLevelType w:val="hybridMultilevel"/>
    <w:tmpl w:val="9932A43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>
    <w:nsid w:val="380A19B8"/>
    <w:multiLevelType w:val="hybridMultilevel"/>
    <w:tmpl w:val="D9AAECC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3C28799F"/>
    <w:multiLevelType w:val="hybridMultilevel"/>
    <w:tmpl w:val="320A21F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>
    <w:nsid w:val="3E4231FA"/>
    <w:multiLevelType w:val="hybridMultilevel"/>
    <w:tmpl w:val="1FE87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5A32E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4D0174CE"/>
    <w:multiLevelType w:val="multilevel"/>
    <w:tmpl w:val="D8F252F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A2904DF"/>
    <w:multiLevelType w:val="hybridMultilevel"/>
    <w:tmpl w:val="CCEAACA8"/>
    <w:lvl w:ilvl="0" w:tplc="D2AED338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87026C"/>
    <w:multiLevelType w:val="hybridMultilevel"/>
    <w:tmpl w:val="4C780BE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77430548"/>
    <w:multiLevelType w:val="hybridMultilevel"/>
    <w:tmpl w:val="F0CEA3B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>
    <w:nsid w:val="7B791F43"/>
    <w:multiLevelType w:val="hybridMultilevel"/>
    <w:tmpl w:val="F35810E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5">
    <w:nsid w:val="7B8C03CC"/>
    <w:multiLevelType w:val="hybridMultilevel"/>
    <w:tmpl w:val="BF8CF96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7"/>
  </w:num>
  <w:num w:numId="5">
    <w:abstractNumId w:val="13"/>
  </w:num>
  <w:num w:numId="6">
    <w:abstractNumId w:val="6"/>
  </w:num>
  <w:num w:numId="7">
    <w:abstractNumId w:val="12"/>
  </w:num>
  <w:num w:numId="8">
    <w:abstractNumId w:val="14"/>
  </w:num>
  <w:num w:numId="9">
    <w:abstractNumId w:val="15"/>
  </w:num>
  <w:num w:numId="10">
    <w:abstractNumId w:val="2"/>
  </w:num>
  <w:num w:numId="11">
    <w:abstractNumId w:val="4"/>
  </w:num>
  <w:num w:numId="12">
    <w:abstractNumId w:val="5"/>
  </w:num>
  <w:num w:numId="13">
    <w:abstractNumId w:val="0"/>
  </w:num>
  <w:num w:numId="14">
    <w:abstractNumId w:val="8"/>
  </w:num>
  <w:num w:numId="15">
    <w:abstractNumId w:val="1"/>
  </w:num>
  <w:num w:numId="16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51104040@stu.hcmut.edu.vn">
    <w15:presenceInfo w15:providerId="None" w15:userId="51104040@stu.hcmut.edu.v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mirrorMargins/>
  <w:attachedTemplate r:id="rId1"/>
  <w:linkStyles/>
  <w:trackRevision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0B"/>
    <w:rsid w:val="00014764"/>
    <w:rsid w:val="00026593"/>
    <w:rsid w:val="000300C7"/>
    <w:rsid w:val="00090238"/>
    <w:rsid w:val="000A6E16"/>
    <w:rsid w:val="000B34B1"/>
    <w:rsid w:val="000C06C1"/>
    <w:rsid w:val="000D28D0"/>
    <w:rsid w:val="00132AD9"/>
    <w:rsid w:val="00133B66"/>
    <w:rsid w:val="001341D9"/>
    <w:rsid w:val="001B6915"/>
    <w:rsid w:val="00206638"/>
    <w:rsid w:val="00261736"/>
    <w:rsid w:val="0028362C"/>
    <w:rsid w:val="002C6266"/>
    <w:rsid w:val="002D4C6A"/>
    <w:rsid w:val="00347E77"/>
    <w:rsid w:val="003B0F53"/>
    <w:rsid w:val="003B1F75"/>
    <w:rsid w:val="003D7885"/>
    <w:rsid w:val="00423AA4"/>
    <w:rsid w:val="0042418C"/>
    <w:rsid w:val="00440FAF"/>
    <w:rsid w:val="00441295"/>
    <w:rsid w:val="00455653"/>
    <w:rsid w:val="0048792B"/>
    <w:rsid w:val="00490984"/>
    <w:rsid w:val="00491D0F"/>
    <w:rsid w:val="004D513C"/>
    <w:rsid w:val="004E2345"/>
    <w:rsid w:val="004E4AA9"/>
    <w:rsid w:val="004E7A3F"/>
    <w:rsid w:val="00502CB9"/>
    <w:rsid w:val="00587C76"/>
    <w:rsid w:val="005E2502"/>
    <w:rsid w:val="005E713C"/>
    <w:rsid w:val="005F78A7"/>
    <w:rsid w:val="006415C2"/>
    <w:rsid w:val="00664783"/>
    <w:rsid w:val="006709F8"/>
    <w:rsid w:val="006958D9"/>
    <w:rsid w:val="006B730B"/>
    <w:rsid w:val="006C2252"/>
    <w:rsid w:val="00712C78"/>
    <w:rsid w:val="007265D8"/>
    <w:rsid w:val="00750EF3"/>
    <w:rsid w:val="007B48FE"/>
    <w:rsid w:val="007C5DCB"/>
    <w:rsid w:val="007E541F"/>
    <w:rsid w:val="00803779"/>
    <w:rsid w:val="00803D99"/>
    <w:rsid w:val="008216A3"/>
    <w:rsid w:val="00832352"/>
    <w:rsid w:val="00847BCC"/>
    <w:rsid w:val="0085531D"/>
    <w:rsid w:val="0088104D"/>
    <w:rsid w:val="008B45C9"/>
    <w:rsid w:val="008E3F2B"/>
    <w:rsid w:val="0090687D"/>
    <w:rsid w:val="00954FA0"/>
    <w:rsid w:val="00963FC8"/>
    <w:rsid w:val="00965319"/>
    <w:rsid w:val="00983DC1"/>
    <w:rsid w:val="00992532"/>
    <w:rsid w:val="00A33577"/>
    <w:rsid w:val="00A84CE6"/>
    <w:rsid w:val="00A93333"/>
    <w:rsid w:val="00AA0CE6"/>
    <w:rsid w:val="00AA5358"/>
    <w:rsid w:val="00AB1969"/>
    <w:rsid w:val="00AD20C2"/>
    <w:rsid w:val="00B047F5"/>
    <w:rsid w:val="00B115CA"/>
    <w:rsid w:val="00B31D95"/>
    <w:rsid w:val="00B44C94"/>
    <w:rsid w:val="00B8017F"/>
    <w:rsid w:val="00BD192A"/>
    <w:rsid w:val="00BF3E72"/>
    <w:rsid w:val="00C07C75"/>
    <w:rsid w:val="00C601BC"/>
    <w:rsid w:val="00C93F7F"/>
    <w:rsid w:val="00CF3343"/>
    <w:rsid w:val="00D14F80"/>
    <w:rsid w:val="00D502A0"/>
    <w:rsid w:val="00D820E4"/>
    <w:rsid w:val="00DB0CE1"/>
    <w:rsid w:val="00DE1C30"/>
    <w:rsid w:val="00DE5567"/>
    <w:rsid w:val="00E0154F"/>
    <w:rsid w:val="00E02CA8"/>
    <w:rsid w:val="00E05343"/>
    <w:rsid w:val="00E05E73"/>
    <w:rsid w:val="00E12FFF"/>
    <w:rsid w:val="00E31EF8"/>
    <w:rsid w:val="00E36C35"/>
    <w:rsid w:val="00E93076"/>
    <w:rsid w:val="00EA7F2E"/>
    <w:rsid w:val="00F11481"/>
    <w:rsid w:val="00F31EA9"/>
    <w:rsid w:val="00F352BD"/>
    <w:rsid w:val="00F53AEC"/>
    <w:rsid w:val="00F93AD1"/>
    <w:rsid w:val="00FA784D"/>
    <w:rsid w:val="00FB099A"/>
    <w:rsid w:val="00FF1BAD"/>
    <w:rsid w:val="00FF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8D29B-D2DF-4673-B4C3-A999352B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577"/>
    <w:pPr>
      <w:spacing w:line="240" w:lineRule="auto"/>
      <w:ind w:firstLine="288"/>
      <w:jc w:val="both"/>
    </w:pPr>
    <w:rPr>
      <w:rFonts w:ascii="LM Roman 10" w:hAnsi="LM Roman 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3577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577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E713C"/>
    <w:pPr>
      <w:keepNext/>
      <w:keepLines/>
      <w:spacing w:before="120" w:after="120"/>
      <w:ind w:firstLine="0"/>
      <w:outlineLvl w:val="2"/>
      <w:pPrChange w:id="0" w:author="51104040@stu.hcmut.edu.vn" w:date="2015-05-15T09:19:00Z">
        <w:pPr>
          <w:keepNext/>
          <w:keepLines/>
          <w:numPr>
            <w:ilvl w:val="2"/>
            <w:numId w:val="2"/>
          </w:numPr>
          <w:spacing w:before="120" w:after="120"/>
          <w:ind w:left="720" w:hanging="720"/>
          <w:jc w:val="both"/>
          <w:outlineLvl w:val="2"/>
        </w:pPr>
      </w:pPrChange>
    </w:pPr>
    <w:rPr>
      <w:rFonts w:eastAsiaTheme="majorEastAsia" w:cstheme="majorBidi"/>
      <w:b/>
      <w:szCs w:val="24"/>
      <w:rPrChange w:id="0" w:author="51104040@stu.hcmut.edu.vn" w:date="2015-05-15T09:19:00Z">
        <w:rPr>
          <w:rFonts w:ascii="LM Roman 10" w:eastAsiaTheme="majorEastAsia" w:hAnsi="LM Roman 10" w:cstheme="majorBidi"/>
          <w:b/>
          <w:sz w:val="22"/>
          <w:szCs w:val="24"/>
          <w:lang w:val="en-US" w:eastAsia="en-US" w:bidi="ar-SA"/>
        </w:rPr>
      </w:rPrChange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57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57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57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57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57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57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3357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33577"/>
    <w:rPr>
      <w:rFonts w:ascii="LM Roman 10" w:eastAsiaTheme="majorEastAsia" w:hAnsi="LM Roman 10" w:cstheme="majorBidi"/>
      <w:b/>
      <w:sz w:val="26"/>
      <w:szCs w:val="32"/>
    </w:rPr>
  </w:style>
  <w:style w:type="paragraph" w:styleId="NoSpacing">
    <w:name w:val="No Spacing"/>
    <w:link w:val="NoSpacingChar"/>
    <w:uiPriority w:val="1"/>
    <w:qFormat/>
    <w:rsid w:val="00A33577"/>
    <w:pPr>
      <w:spacing w:after="0" w:line="240" w:lineRule="auto"/>
    </w:pPr>
    <w:rPr>
      <w:rFonts w:ascii="LM Roman 10" w:hAnsi="LM Roman 10"/>
    </w:rPr>
  </w:style>
  <w:style w:type="character" w:customStyle="1" w:styleId="Heading2Char">
    <w:name w:val="Heading 2 Char"/>
    <w:basedOn w:val="DefaultParagraphFont"/>
    <w:link w:val="Heading2"/>
    <w:uiPriority w:val="9"/>
    <w:rsid w:val="00A33577"/>
    <w:rPr>
      <w:rFonts w:ascii="LM Roman 10" w:eastAsiaTheme="majorEastAsia" w:hAnsi="LM Roman 10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A3357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E713C"/>
    <w:rPr>
      <w:rFonts w:ascii="LM Roman 10" w:eastAsiaTheme="majorEastAsia" w:hAnsi="LM Roman 10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5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57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57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57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5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57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next w:val="Normal"/>
    <w:link w:val="TitleChar"/>
    <w:uiPriority w:val="10"/>
    <w:qFormat/>
    <w:rsid w:val="00A33577"/>
    <w:pPr>
      <w:spacing w:after="0"/>
      <w:contextualSpacing/>
      <w:jc w:val="center"/>
    </w:pPr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577"/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57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577"/>
    <w:rPr>
      <w:rFonts w:ascii="LM Roman 10" w:hAnsi="LM Roman 10"/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A3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33577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335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35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357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357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33577"/>
    <w:rPr>
      <w:rFonts w:ascii="LM Roman 10" w:hAnsi="LM Roman 10"/>
    </w:rPr>
  </w:style>
  <w:style w:type="paragraph" w:styleId="Footer">
    <w:name w:val="footer"/>
    <w:basedOn w:val="Normal"/>
    <w:link w:val="FooterChar"/>
    <w:uiPriority w:val="99"/>
    <w:unhideWhenUsed/>
    <w:rsid w:val="00A3357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33577"/>
    <w:rPr>
      <w:rFonts w:ascii="LM Roman 10" w:hAnsi="LM Roman 10"/>
    </w:rPr>
  </w:style>
  <w:style w:type="paragraph" w:customStyle="1" w:styleId="Abstract">
    <w:name w:val="Abstract"/>
    <w:basedOn w:val="NoSpacing"/>
    <w:next w:val="Normal"/>
    <w:link w:val="AbstractChar"/>
    <w:qFormat/>
    <w:rsid w:val="00A33577"/>
    <w:pPr>
      <w:spacing w:before="480" w:after="480"/>
      <w:ind w:left="547" w:right="533"/>
      <w:jc w:val="both"/>
    </w:pPr>
    <w:rPr>
      <w:b/>
      <w:sz w:val="18"/>
    </w:rPr>
  </w:style>
  <w:style w:type="paragraph" w:customStyle="1" w:styleId="Keyword">
    <w:name w:val="Keyword"/>
    <w:basedOn w:val="NoSpacing"/>
    <w:next w:val="Normal"/>
    <w:link w:val="KeywordChar"/>
    <w:qFormat/>
    <w:rsid w:val="00A33577"/>
    <w:pPr>
      <w:spacing w:before="480" w:after="480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A33577"/>
    <w:rPr>
      <w:rFonts w:ascii="LM Roman 10" w:hAnsi="LM Roman 10"/>
    </w:rPr>
  </w:style>
  <w:style w:type="character" w:customStyle="1" w:styleId="AbstractChar">
    <w:name w:val="Abstract Char"/>
    <w:basedOn w:val="NoSpacingChar"/>
    <w:link w:val="Abstract"/>
    <w:rsid w:val="00A33577"/>
    <w:rPr>
      <w:rFonts w:ascii="LM Roman 10" w:hAnsi="LM Roman 10"/>
      <w:b/>
      <w:sz w:val="18"/>
    </w:rPr>
  </w:style>
  <w:style w:type="character" w:customStyle="1" w:styleId="KeywordChar">
    <w:name w:val="Keyword Char"/>
    <w:basedOn w:val="NoSpacingChar"/>
    <w:link w:val="Keyword"/>
    <w:rsid w:val="00A33577"/>
    <w:rPr>
      <w:rFonts w:ascii="LM Roman 10" w:hAnsi="LM Roman 10"/>
      <w:b/>
    </w:rPr>
  </w:style>
  <w:style w:type="paragraph" w:styleId="Caption">
    <w:name w:val="caption"/>
    <w:basedOn w:val="NoSpacing"/>
    <w:next w:val="Normal"/>
    <w:autoRedefine/>
    <w:uiPriority w:val="35"/>
    <w:unhideWhenUsed/>
    <w:qFormat/>
    <w:rsid w:val="00A33577"/>
    <w:pPr>
      <w:spacing w:after="200"/>
      <w:jc w:val="center"/>
    </w:pPr>
    <w:rPr>
      <w:rFonts w:ascii="LM Sans 10" w:hAnsi="LM Sans 10"/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33B66"/>
  </w:style>
  <w:style w:type="paragraph" w:styleId="TableofFigures">
    <w:name w:val="table of figures"/>
    <w:basedOn w:val="Normal"/>
    <w:next w:val="Normal"/>
    <w:uiPriority w:val="99"/>
    <w:semiHidden/>
    <w:unhideWhenUsed/>
    <w:rsid w:val="00FB099A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83DC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1.vsdx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3.emf"/><Relationship Id="rId22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s\HCMUT\Stuff\Latex%20Materials\HCMUTArtic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38C3AFAA5943F59EE4AC31F45F6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9692F7-1FEA-42F3-898D-E987445371EF}"/>
      </w:docPartPr>
      <w:docPartBody>
        <w:p w:rsidR="00BA4C5F" w:rsidRDefault="0079255E">
          <w:pPr>
            <w:pStyle w:val="2B38C3AFAA5943F59EE4AC31F45F60B1"/>
          </w:pPr>
          <w:r w:rsidRPr="003F2050">
            <w:rPr>
              <w:rStyle w:val="PlaceholderText"/>
            </w:rPr>
            <w:t>[Subject]</w:t>
          </w:r>
        </w:p>
      </w:docPartBody>
    </w:docPart>
    <w:docPart>
      <w:docPartPr>
        <w:name w:val="6BA32821C1F14B06AE5B9C1399DF9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7C78C2-D2E4-42EF-A9EF-785E15FDCC26}"/>
      </w:docPartPr>
      <w:docPartBody>
        <w:p w:rsidR="00BA4C5F" w:rsidRDefault="0079255E">
          <w:pPr>
            <w:pStyle w:val="6BA32821C1F14B06AE5B9C1399DF942D"/>
          </w:pPr>
          <w:r w:rsidRPr="003F205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M Roman 10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M Sans 10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LM Roman 8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LM Roman 12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55E"/>
    <w:rsid w:val="0079255E"/>
    <w:rsid w:val="009B63D3"/>
    <w:rsid w:val="009E27E8"/>
    <w:rsid w:val="00A70686"/>
    <w:rsid w:val="00BA4C5F"/>
    <w:rsid w:val="00C24C76"/>
    <w:rsid w:val="00D4302B"/>
    <w:rsid w:val="00E1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27E8"/>
    <w:rPr>
      <w:color w:val="808080"/>
    </w:rPr>
  </w:style>
  <w:style w:type="paragraph" w:customStyle="1" w:styleId="2B38C3AFAA5943F59EE4AC31F45F60B1">
    <w:name w:val="2B38C3AFAA5943F59EE4AC31F45F60B1"/>
  </w:style>
  <w:style w:type="paragraph" w:customStyle="1" w:styleId="6BA32821C1F14B06AE5B9C1399DF942D">
    <w:name w:val="6BA32821C1F14B06AE5B9C1399DF942D"/>
  </w:style>
  <w:style w:type="paragraph" w:customStyle="1" w:styleId="8D8272A312C341C5B0467D71938C0272">
    <w:name w:val="8D8272A312C341C5B0467D71938C02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XuY12</b:Tag>
    <b:SourceType>JournalArticle</b:SourceType>
    <b:Guid>{FBF387D8-FF29-46F8-AFFE-2E81F91F972F}</b:Guid>
    <b:Author>
      <b:Author>
        <b:NameList>
          <b:Person>
            <b:Last>Xu</b:Last>
            <b:First>Yan</b:First>
          </b:Person>
          <b:Person>
            <b:Last>Liu</b:Last>
            <b:First>Jiahua</b:First>
          </b:Person>
          <b:Person>
            <b:Last>Wu</b:Last>
            <b:First>Jiajun</b:First>
          </b:Person>
          <b:Person>
            <b:Last>Wang</b:Last>
            <b:First>Yue</b:First>
          </b:Person>
          <b:Person>
            <b:Last>Tu</b:Last>
            <b:First>Zhuowen</b:First>
          </b:Person>
          <b:Person>
            <b:Last>Sun</b:Last>
            <b:First>Jian-Tao</b:First>
          </b:Person>
          <b:Person>
            <b:Last>Tsujii</b:Last>
            <b:First>Junichi</b:First>
          </b:Person>
          <b:Person>
            <b:Last>I-Chao</b:Last>
            <b:First>Eric</b:First>
          </b:Person>
        </b:NameList>
      </b:Author>
    </b:Author>
    <b:Title>A classification approach to coreference in discharge summaries: 2011 i2b2 challenge</b:Title>
    <b:JournalName>Journal of the American Medical Informatics Association : JAMIA</b:JournalName>
    <b:Year>2012</b:Year>
    <b:Pages>897-905</b:Pages>
    <b:Volume>19</b:Volume>
    <b:Issue>5</b:Issue>
    <b:Publisher>BMJ Group</b:Publisher>
    <b:DOI>10.1136/amiajnl-2011-000734</b:DOI>
    <b:RefOrder>1</b:RefOrder>
  </b:Source>
</b:Sources>
</file>

<file path=customXml/itemProps1.xml><?xml version="1.0" encoding="utf-8"?>
<ds:datastoreItem xmlns:ds="http://schemas.openxmlformats.org/officeDocument/2006/customXml" ds:itemID="{63F4F34F-E785-4A53-A834-38B7C5796065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9B86E20F-D202-4B7F-9196-6700781A4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HCMUTArticle.dotx</Template>
  <TotalTime>297</TotalTime>
  <Pages>8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Nguyễn Duy Hưng;Vương Anh Tuấn</dc:creator>
  <cp:keywords/>
  <dc:description/>
  <cp:lastModifiedBy>51104040@stu.hcmut.edu.vn</cp:lastModifiedBy>
  <cp:revision>36</cp:revision>
  <dcterms:created xsi:type="dcterms:W3CDTF">2015-05-14T10:37:00Z</dcterms:created>
  <dcterms:modified xsi:type="dcterms:W3CDTF">2015-05-15T03:06:00Z</dcterms:modified>
</cp:coreProperties>
</file>